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A2960" w14:textId="77777777" w:rsidR="00D54A72" w:rsidRDefault="00D54A72" w:rsidP="007C0666">
      <w:pPr>
        <w:jc w:val="center"/>
        <w:rPr>
          <w:b/>
          <w:bCs/>
          <w:sz w:val="24"/>
          <w:szCs w:val="24"/>
        </w:rPr>
      </w:pPr>
    </w:p>
    <w:p w14:paraId="23F22448" w14:textId="4328309F" w:rsidR="00D54A72" w:rsidRDefault="00D54A72" w:rsidP="007C0666">
      <w:pPr>
        <w:jc w:val="center"/>
        <w:rPr>
          <w:b/>
          <w:bCs/>
          <w:sz w:val="24"/>
          <w:szCs w:val="24"/>
        </w:rPr>
      </w:pPr>
    </w:p>
    <w:p w14:paraId="77DE14C2" w14:textId="1DCF3DE1" w:rsidR="00D54A72" w:rsidRDefault="00D54A72" w:rsidP="007C0666">
      <w:pPr>
        <w:jc w:val="center"/>
        <w:rPr>
          <w:b/>
          <w:bCs/>
          <w:sz w:val="24"/>
          <w:szCs w:val="24"/>
        </w:rPr>
      </w:pPr>
    </w:p>
    <w:p w14:paraId="36027A0F" w14:textId="18116C1D" w:rsidR="00D54A72" w:rsidRDefault="00D54A72" w:rsidP="00EE1798">
      <w:pPr>
        <w:rPr>
          <w:b/>
          <w:bCs/>
          <w:sz w:val="24"/>
          <w:szCs w:val="24"/>
        </w:rPr>
      </w:pPr>
    </w:p>
    <w:p w14:paraId="6F6D6621" w14:textId="52F3F8C6" w:rsidR="00D54A72" w:rsidRDefault="00D54A72" w:rsidP="007C0666">
      <w:pPr>
        <w:jc w:val="center"/>
        <w:rPr>
          <w:b/>
          <w:bCs/>
          <w:sz w:val="24"/>
          <w:szCs w:val="24"/>
        </w:rPr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0"/>
        <w:gridCol w:w="4030"/>
      </w:tblGrid>
      <w:tr w:rsidR="00D54A72" w14:paraId="2C0EA3EA" w14:textId="77777777" w:rsidTr="00537714">
        <w:trPr>
          <w:trHeight w:val="614"/>
        </w:trPr>
        <w:tc>
          <w:tcPr>
            <w:tcW w:w="4050" w:type="dxa"/>
          </w:tcPr>
          <w:p w14:paraId="0FE0ED2D" w14:textId="77777777" w:rsidR="00D54A72" w:rsidRPr="00EE1798" w:rsidRDefault="00D54A72" w:rsidP="00537714">
            <w:pPr>
              <w:rPr>
                <w:rFonts w:ascii="Verdana" w:hAnsi="Verdana" w:cs="Verdana"/>
                <w:sz w:val="20"/>
                <w:szCs w:val="20"/>
              </w:rPr>
            </w:pPr>
          </w:p>
        </w:tc>
        <w:tc>
          <w:tcPr>
            <w:tcW w:w="4030" w:type="dxa"/>
          </w:tcPr>
          <w:p w14:paraId="42F780A2" w14:textId="58BFB412" w:rsidR="00D54A72" w:rsidRPr="00EE1798" w:rsidRDefault="00D54A72" w:rsidP="00D24955">
            <w:pPr>
              <w:rPr>
                <w:rFonts w:ascii="Verdana" w:hAnsi="Verdana" w:cs="Verdana"/>
                <w:sz w:val="20"/>
                <w:szCs w:val="20"/>
              </w:rPr>
            </w:pPr>
            <w:r w:rsidRPr="00EE1798">
              <w:rPr>
                <w:rFonts w:ascii="Verdana" w:hAnsi="Verdana" w:cs="Verdana"/>
                <w:sz w:val="20"/>
                <w:szCs w:val="20"/>
              </w:rPr>
              <w:t xml:space="preserve">[Warszawa, dnia </w:t>
            </w:r>
            <w:r w:rsidR="00D24955" w:rsidRPr="00EE1798">
              <w:rPr>
                <w:rFonts w:ascii="Verdana" w:hAnsi="Verdana" w:cs="Verdana"/>
                <w:sz w:val="20"/>
                <w:szCs w:val="20"/>
              </w:rPr>
              <w:t>31</w:t>
            </w:r>
            <w:r w:rsidRPr="00EE1798">
              <w:rPr>
                <w:rFonts w:ascii="Verdana" w:hAnsi="Verdana" w:cs="Verdana"/>
                <w:sz w:val="20"/>
                <w:szCs w:val="20"/>
              </w:rPr>
              <w:t xml:space="preserve"> </w:t>
            </w:r>
            <w:r w:rsidR="00D24955" w:rsidRPr="00EE1798">
              <w:rPr>
                <w:rFonts w:ascii="Verdana" w:hAnsi="Verdana" w:cs="Verdana"/>
                <w:sz w:val="20"/>
                <w:szCs w:val="20"/>
              </w:rPr>
              <w:t>sierpnia 20</w:t>
            </w:r>
            <w:r w:rsidRPr="00EE1798">
              <w:rPr>
                <w:rFonts w:ascii="Verdana" w:hAnsi="Verdana" w:cs="Verdana"/>
                <w:sz w:val="20"/>
                <w:szCs w:val="20"/>
              </w:rPr>
              <w:t>20r.]</w:t>
            </w:r>
          </w:p>
        </w:tc>
      </w:tr>
      <w:tr w:rsidR="00D54A72" w14:paraId="6BB51FC6" w14:textId="77777777" w:rsidTr="00537714">
        <w:trPr>
          <w:trHeight w:val="614"/>
        </w:trPr>
        <w:tc>
          <w:tcPr>
            <w:tcW w:w="4050" w:type="dxa"/>
          </w:tcPr>
          <w:p w14:paraId="48B31269" w14:textId="77777777" w:rsidR="00D54A72" w:rsidRPr="00EE1798" w:rsidRDefault="00D54A72" w:rsidP="00537714">
            <w:pPr>
              <w:rPr>
                <w:rFonts w:ascii="Verdana" w:hAnsi="Verdana" w:cs="Verdana"/>
                <w:sz w:val="20"/>
                <w:szCs w:val="20"/>
              </w:rPr>
            </w:pPr>
            <w:r w:rsidRPr="00EE1798">
              <w:rPr>
                <w:rFonts w:ascii="Verdana" w:hAnsi="Verdana" w:cs="Verdana"/>
                <w:sz w:val="20"/>
                <w:szCs w:val="20"/>
              </w:rPr>
              <w:t>[AB/XYZ/000/2020]</w:t>
            </w:r>
          </w:p>
        </w:tc>
        <w:tc>
          <w:tcPr>
            <w:tcW w:w="4030" w:type="dxa"/>
          </w:tcPr>
          <w:p w14:paraId="18D62E26" w14:textId="77777777" w:rsidR="00D54A72" w:rsidRDefault="00D54A72" w:rsidP="00537714">
            <w:pPr>
              <w:jc w:val="right"/>
              <w:rPr>
                <w:rFonts w:ascii="Verdana" w:hAnsi="Verdana" w:cs="Verdana"/>
                <w:szCs w:val="20"/>
              </w:rPr>
            </w:pPr>
          </w:p>
        </w:tc>
      </w:tr>
    </w:tbl>
    <w:p w14:paraId="1E90E312" w14:textId="29DBCBE4" w:rsidR="00D54A72" w:rsidRPr="006E5990" w:rsidRDefault="007E6DE0" w:rsidP="00D54A72">
      <w:pPr>
        <w:pStyle w:val="LukSzanownaPani"/>
        <w:spacing w:before="520"/>
      </w:pPr>
      <w:r>
        <w:t>Pan</w:t>
      </w:r>
    </w:p>
    <w:p w14:paraId="3763F1FF" w14:textId="57B1143A" w:rsidR="00D54A72" w:rsidRPr="00D005B3" w:rsidRDefault="007E6DE0" w:rsidP="00D54A72">
      <w:pPr>
        <w:pStyle w:val="LukImiiNazwwisko"/>
      </w:pPr>
      <w:r>
        <w:t>Sebastian Buczek</w:t>
      </w:r>
    </w:p>
    <w:p w14:paraId="10478FEB" w14:textId="22795930" w:rsidR="00D54A72" w:rsidRPr="006E5990" w:rsidRDefault="007E6DE0" w:rsidP="00D54A72">
      <w:pPr>
        <w:pStyle w:val="LucInstytut"/>
      </w:pPr>
      <w:r>
        <w:t>Praktykant</w:t>
      </w:r>
    </w:p>
    <w:p w14:paraId="2468DA67" w14:textId="24E3E81D" w:rsidR="00D54A72" w:rsidRPr="006A0C7F" w:rsidRDefault="00D54A72" w:rsidP="00D54A72">
      <w:pPr>
        <w:pStyle w:val="LukNagloweklistu"/>
        <w:rPr>
          <w:bCs/>
        </w:rPr>
      </w:pPr>
    </w:p>
    <w:p w14:paraId="4E6FCD03" w14:textId="08D607A7" w:rsidR="006A0C7F" w:rsidRDefault="006A0C7F" w:rsidP="006A0C7F">
      <w:pPr>
        <w:jc w:val="center"/>
      </w:pPr>
      <w:r w:rsidRPr="006A0C7F">
        <w:rPr>
          <w:rFonts w:ascii="Verdana" w:hAnsi="Verdana"/>
          <w:b/>
          <w:bCs/>
          <w:sz w:val="20"/>
          <w:szCs w:val="20"/>
        </w:rPr>
        <w:t>System umożliwiający zautomatyzowany zapis i przetwarzanie danych o temperaturze</w:t>
      </w:r>
      <w:r>
        <w:t xml:space="preserve"> </w:t>
      </w:r>
    </w:p>
    <w:p w14:paraId="15F0599A" w14:textId="40AA2ACF" w:rsidR="006A0C7F" w:rsidRDefault="006A0C7F" w:rsidP="006A0C7F">
      <w:pPr>
        <w:jc w:val="center"/>
      </w:pPr>
    </w:p>
    <w:p w14:paraId="5B391413" w14:textId="77777777" w:rsidR="006A0C7F" w:rsidRPr="007F6271" w:rsidRDefault="006A0C7F" w:rsidP="006A0C7F">
      <w:pPr>
        <w:jc w:val="center"/>
      </w:pPr>
    </w:p>
    <w:p w14:paraId="070CA7D0" w14:textId="21ACC761" w:rsidR="006A0C7F" w:rsidRDefault="006A0C7F" w:rsidP="00D24955">
      <w:pPr>
        <w:rPr>
          <w:rFonts w:ascii="Verdana" w:hAnsi="Verdana"/>
          <w:sz w:val="20"/>
          <w:szCs w:val="20"/>
        </w:rPr>
      </w:pPr>
    </w:p>
    <w:p w14:paraId="7C69A7C8" w14:textId="7C5691CC" w:rsidR="006A0C7F" w:rsidRDefault="006A0C7F" w:rsidP="00D24955">
      <w:pPr>
        <w:rPr>
          <w:rFonts w:ascii="Verdana" w:hAnsi="Verdana"/>
          <w:sz w:val="20"/>
          <w:szCs w:val="20"/>
        </w:rPr>
      </w:pPr>
    </w:p>
    <w:p w14:paraId="20243FEA" w14:textId="29B4B0C7" w:rsidR="006A0C7F" w:rsidRDefault="006A0C7F" w:rsidP="00D24955">
      <w:pPr>
        <w:rPr>
          <w:rFonts w:ascii="Verdana" w:hAnsi="Verdana"/>
          <w:sz w:val="20"/>
          <w:szCs w:val="20"/>
        </w:rPr>
      </w:pPr>
    </w:p>
    <w:p w14:paraId="13EE81AF" w14:textId="3FF1E3AD" w:rsidR="006A0C7F" w:rsidRDefault="006A0C7F" w:rsidP="00D24955">
      <w:pPr>
        <w:rPr>
          <w:rFonts w:ascii="Verdana" w:hAnsi="Verdana"/>
          <w:sz w:val="20"/>
          <w:szCs w:val="20"/>
        </w:rPr>
      </w:pPr>
    </w:p>
    <w:p w14:paraId="3DB83A2A" w14:textId="77777777" w:rsidR="006A0C7F" w:rsidRDefault="006A0C7F" w:rsidP="00D24955">
      <w:pPr>
        <w:rPr>
          <w:rFonts w:ascii="Verdana" w:hAnsi="Verdana"/>
          <w:sz w:val="20"/>
          <w:szCs w:val="20"/>
        </w:rPr>
      </w:pPr>
    </w:p>
    <w:p w14:paraId="6DD0CE69" w14:textId="77777777" w:rsidR="006A0C7F" w:rsidRPr="006A0C7F" w:rsidRDefault="006A0C7F" w:rsidP="006A0C7F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[dr Imię Nazwisko]</w:t>
      </w:r>
    </w:p>
    <w:p w14:paraId="3A8AD31F" w14:textId="3D773528" w:rsidR="00D24955" w:rsidRDefault="006A0C7F" w:rsidP="00D24955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[Kierownik]</w:t>
      </w:r>
    </w:p>
    <w:p w14:paraId="527A90EC" w14:textId="43169FA0" w:rsidR="006A0C7F" w:rsidRDefault="006A0C7F" w:rsidP="00D24955"/>
    <w:p w14:paraId="4513CDFC" w14:textId="16990EB6" w:rsidR="006A0C7F" w:rsidRDefault="006A0C7F" w:rsidP="006A0C7F">
      <w:pPr>
        <w:pStyle w:val="Bezodstpw"/>
      </w:pPr>
    </w:p>
    <w:p w14:paraId="6B5A38A0" w14:textId="7F3B4CA1" w:rsidR="00D24955" w:rsidRDefault="00D24955" w:rsidP="00D24955"/>
    <w:p w14:paraId="20F7BC18" w14:textId="100BEFF0" w:rsidR="00D24955" w:rsidRDefault="00D24955" w:rsidP="00D24955"/>
    <w:p w14:paraId="35007952" w14:textId="6E3AFBEE" w:rsidR="00EE1798" w:rsidRDefault="00EE1798" w:rsidP="00D24955"/>
    <w:p w14:paraId="3D49DF32" w14:textId="4F96C710" w:rsidR="007C0666" w:rsidRDefault="007C0666" w:rsidP="00EE1798">
      <w:pPr>
        <w:rPr>
          <w:b/>
          <w:bCs/>
          <w:sz w:val="24"/>
          <w:szCs w:val="24"/>
        </w:rPr>
      </w:pPr>
    </w:p>
    <w:p w14:paraId="665F8B2D" w14:textId="00563789" w:rsidR="00EE1798" w:rsidRDefault="00EE1798" w:rsidP="007C066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Spis treści</w:t>
      </w:r>
    </w:p>
    <w:p w14:paraId="069D4130" w14:textId="77777777" w:rsidR="00EE1798" w:rsidRDefault="00EE1798" w:rsidP="00EE1798">
      <w:pPr>
        <w:rPr>
          <w:b/>
          <w:bCs/>
          <w:sz w:val="24"/>
          <w:szCs w:val="24"/>
        </w:rPr>
      </w:pPr>
    </w:p>
    <w:p w14:paraId="79BB9A3A" w14:textId="2D189A48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23E395B3" w14:textId="6CF2A9D3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3469ED87" w14:textId="5ECA20D8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0B5ADF48" w14:textId="38347458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4F602DBB" w14:textId="37C75000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7454ED82" w14:textId="79288870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23072667" w14:textId="6458FEAE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452F3B11" w14:textId="3FF9DD8F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6FB57D61" w14:textId="2097E88D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7EC13BDD" w14:textId="56229AE6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089D4F16" w14:textId="15EFB731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28538F1F" w14:textId="28A65435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0FF934B9" w14:textId="66684AE9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4A0EC534" w14:textId="33B03FB2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0B886769" w14:textId="0AF3CF29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465F0B38" w14:textId="473E4D71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3C2DC9AF" w14:textId="439F0C0D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479E2185" w14:textId="1878BA25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6A89D436" w14:textId="449F135A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25B64794" w14:textId="5CE4B11C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4C6B6FCA" w14:textId="50AC7272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02AF65FF" w14:textId="1DE88E4D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7DA7EF52" w14:textId="2E951B58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2946D0DE" w14:textId="1CC79C95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0323DA18" w14:textId="3B187BF2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3557B933" w14:textId="77777777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6D71D797" w14:textId="77777777" w:rsidR="00EE1798" w:rsidRDefault="00EE1798" w:rsidP="007C0666">
      <w:pPr>
        <w:jc w:val="center"/>
        <w:rPr>
          <w:b/>
          <w:bCs/>
          <w:sz w:val="24"/>
          <w:szCs w:val="24"/>
        </w:rPr>
      </w:pPr>
    </w:p>
    <w:p w14:paraId="603CCBAB" w14:textId="14525CE1" w:rsidR="007C0666" w:rsidRPr="007C0666" w:rsidRDefault="007C0666" w:rsidP="007C0666">
      <w:pPr>
        <w:pStyle w:val="Akapitzlist"/>
        <w:numPr>
          <w:ilvl w:val="0"/>
          <w:numId w:val="1"/>
        </w:numPr>
        <w:rPr>
          <w:b/>
          <w:bCs/>
        </w:rPr>
      </w:pPr>
      <w:r w:rsidRPr="007C0666">
        <w:rPr>
          <w:b/>
          <w:bCs/>
        </w:rPr>
        <w:lastRenderedPageBreak/>
        <w:t xml:space="preserve">Instalacja oprogramowania </w:t>
      </w:r>
      <w:proofErr w:type="spellStart"/>
      <w:r w:rsidRPr="007C0666">
        <w:rPr>
          <w:b/>
          <w:bCs/>
        </w:rPr>
        <w:t>PostgreSQL</w:t>
      </w:r>
      <w:proofErr w:type="spellEnd"/>
      <w:r w:rsidRPr="007C0666">
        <w:rPr>
          <w:b/>
          <w:bCs/>
        </w:rPr>
        <w:t xml:space="preserve"> </w:t>
      </w:r>
    </w:p>
    <w:p w14:paraId="36C1DA5D" w14:textId="5F7AEDA9" w:rsidR="007C0666" w:rsidRDefault="007C0666" w:rsidP="00250898">
      <w:pPr>
        <w:pStyle w:val="Akapitzlist"/>
        <w:numPr>
          <w:ilvl w:val="1"/>
          <w:numId w:val="5"/>
        </w:numPr>
      </w:pPr>
      <w:r>
        <w:t xml:space="preserve">Link do strony: </w:t>
      </w:r>
      <w:hyperlink r:id="rId8" w:history="1">
        <w:r>
          <w:rPr>
            <w:rStyle w:val="Hipercze"/>
          </w:rPr>
          <w:t>https://www.postgresql.org/download/</w:t>
        </w:r>
      </w:hyperlink>
    </w:p>
    <w:p w14:paraId="21F5FB21" w14:textId="3C1086F1" w:rsidR="00221E0D" w:rsidRDefault="007C0666" w:rsidP="00221E0D">
      <w:pPr>
        <w:pStyle w:val="Akapitzlist"/>
        <w:numPr>
          <w:ilvl w:val="1"/>
          <w:numId w:val="5"/>
        </w:numPr>
      </w:pPr>
      <w:r>
        <w:t>Wybieram</w:t>
      </w:r>
      <w:r w:rsidR="00221E0D">
        <w:t xml:space="preserve"> system operacyjny (w moim przypadku </w:t>
      </w:r>
      <w:proofErr w:type="spellStart"/>
      <w:r w:rsidR="00221E0D">
        <w:t>windows</w:t>
      </w:r>
      <w:proofErr w:type="spellEnd"/>
      <w:r w:rsidR="00221E0D">
        <w:t>)</w:t>
      </w:r>
      <w:r w:rsidR="00221E0D">
        <w:rPr>
          <w:noProof/>
        </w:rPr>
        <w:drawing>
          <wp:inline distT="0" distB="0" distL="0" distR="0" wp14:anchorId="523B409E" wp14:editId="63B33665">
            <wp:extent cx="4819650" cy="2074684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231" cy="210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17D1" w14:textId="3312E2D5" w:rsidR="00AB6E69" w:rsidRDefault="00AB6E69" w:rsidP="00AB6E69">
      <w:pPr>
        <w:pStyle w:val="Akapitzlist"/>
        <w:numPr>
          <w:ilvl w:val="1"/>
          <w:numId w:val="5"/>
        </w:numPr>
      </w:pPr>
      <w:r>
        <w:t>Wybieram:</w:t>
      </w:r>
      <w:r>
        <w:rPr>
          <w:noProof/>
        </w:rPr>
        <w:drawing>
          <wp:inline distT="0" distB="0" distL="0" distR="0" wp14:anchorId="721AE01D" wp14:editId="0A59BBF7">
            <wp:extent cx="4714875" cy="1881266"/>
            <wp:effectExtent l="0" t="0" r="0" b="508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181" cy="190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3732" w14:textId="07E2AC86" w:rsidR="005D4CCF" w:rsidRDefault="005D4CCF" w:rsidP="005D4CCF">
      <w:pPr>
        <w:pStyle w:val="Akapitzlist"/>
        <w:numPr>
          <w:ilvl w:val="1"/>
          <w:numId w:val="5"/>
        </w:numPr>
      </w:pPr>
      <w:r>
        <w:t xml:space="preserve">Zostaję przekierowany na stronę </w:t>
      </w:r>
      <w:hyperlink r:id="rId11" w:history="1">
        <w:r>
          <w:rPr>
            <w:rStyle w:val="Hipercze"/>
          </w:rPr>
          <w:t>https://www.enterprisedb.com/downloads/postgres-postgresql-downloads</w:t>
        </w:r>
      </w:hyperlink>
      <w:r>
        <w:t>. Wybieram swój system oraz najnowszą wersję programu:</w:t>
      </w:r>
      <w:r>
        <w:rPr>
          <w:noProof/>
        </w:rPr>
        <w:drawing>
          <wp:inline distT="0" distB="0" distL="0" distR="0" wp14:anchorId="08AEA342" wp14:editId="2AF417A1">
            <wp:extent cx="3359193" cy="24860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305" cy="2522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AC76D" w14:textId="1C22E91B" w:rsidR="005D4CCF" w:rsidRDefault="00303965" w:rsidP="00250898">
      <w:pPr>
        <w:pStyle w:val="Akapitzlist"/>
        <w:numPr>
          <w:ilvl w:val="1"/>
          <w:numId w:val="5"/>
        </w:numPr>
      </w:pPr>
      <w:r>
        <w:t>Po pobraniu uruchamiam instalator:</w:t>
      </w:r>
    </w:p>
    <w:p w14:paraId="20F19C91" w14:textId="44C82C19" w:rsidR="00303965" w:rsidRDefault="00303965" w:rsidP="00303965">
      <w:r w:rsidRPr="00303965">
        <w:rPr>
          <w:noProof/>
        </w:rPr>
        <w:drawing>
          <wp:inline distT="0" distB="0" distL="0" distR="0" wp14:anchorId="4E50936C" wp14:editId="2AF803FE">
            <wp:extent cx="5760720" cy="1524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4842" w14:textId="1CFCF4A6" w:rsidR="00303965" w:rsidRDefault="00303965" w:rsidP="00303965">
      <w:pPr>
        <w:pStyle w:val="Akapitzlist"/>
        <w:numPr>
          <w:ilvl w:val="1"/>
          <w:numId w:val="5"/>
        </w:numPr>
      </w:pPr>
      <w:r>
        <w:lastRenderedPageBreak/>
        <w:t>Instaluję z domyślnymi ustawieniami oraz :</w:t>
      </w:r>
      <w:r w:rsidRPr="00303965">
        <w:rPr>
          <w:noProof/>
        </w:rPr>
        <w:drawing>
          <wp:inline distT="0" distB="0" distL="0" distR="0" wp14:anchorId="46441863" wp14:editId="338B8467">
            <wp:extent cx="3056919" cy="2385618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1029" cy="24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77CF" w14:textId="1CB618B4" w:rsidR="00303965" w:rsidRDefault="00303965" w:rsidP="00B3672E">
      <w:pPr>
        <w:ind w:left="1410"/>
        <w:rPr>
          <w:b/>
          <w:bCs/>
        </w:rPr>
      </w:pPr>
      <w:r w:rsidRPr="00192F37">
        <w:rPr>
          <w:b/>
          <w:bCs/>
        </w:rPr>
        <w:t>(</w:t>
      </w:r>
      <w:proofErr w:type="spellStart"/>
      <w:r w:rsidRPr="00192F37">
        <w:rPr>
          <w:b/>
          <w:bCs/>
        </w:rPr>
        <w:t>pgAdmin</w:t>
      </w:r>
      <w:proofErr w:type="spellEnd"/>
      <w:r w:rsidRPr="00192F37">
        <w:rPr>
          <w:b/>
          <w:bCs/>
        </w:rPr>
        <w:t xml:space="preserve"> 4 można odznaczyć-zostawić pusty kwadrat, zainstaluję ten program oddzielnie)</w:t>
      </w:r>
    </w:p>
    <w:p w14:paraId="389F42D6" w14:textId="10DE66AB" w:rsidR="00303965" w:rsidRPr="00B3672E" w:rsidRDefault="00CE7FDD" w:rsidP="00B3672E">
      <w:pPr>
        <w:ind w:left="702" w:firstLine="708"/>
      </w:pPr>
      <w:r>
        <w:t>*Warto zapamiętać hasło i port</w:t>
      </w:r>
    </w:p>
    <w:p w14:paraId="64F7BD47" w14:textId="6AA51AB8" w:rsidR="00250898" w:rsidRDefault="00250898" w:rsidP="00C235EA">
      <w:pPr>
        <w:pStyle w:val="Akapitzlist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Instaluję </w:t>
      </w:r>
      <w:proofErr w:type="spellStart"/>
      <w:r>
        <w:rPr>
          <w:b/>
          <w:bCs/>
        </w:rPr>
        <w:t>pgAdmin</w:t>
      </w:r>
      <w:proofErr w:type="spellEnd"/>
      <w:r>
        <w:rPr>
          <w:b/>
          <w:bCs/>
        </w:rPr>
        <w:t xml:space="preserve"> – program z graficznym interfejsem wspomagający administrację bazą </w:t>
      </w:r>
      <w:proofErr w:type="spellStart"/>
      <w:r>
        <w:rPr>
          <w:b/>
          <w:bCs/>
        </w:rPr>
        <w:t>PostgreSQL</w:t>
      </w:r>
      <w:proofErr w:type="spellEnd"/>
      <w:r>
        <w:rPr>
          <w:b/>
          <w:bCs/>
        </w:rPr>
        <w:t>.</w:t>
      </w:r>
    </w:p>
    <w:p w14:paraId="3C37E723" w14:textId="77777777" w:rsidR="00250898" w:rsidRPr="00250898" w:rsidRDefault="00250898" w:rsidP="00250898">
      <w:pPr>
        <w:pStyle w:val="Akapitzlist"/>
        <w:rPr>
          <w:b/>
          <w:bCs/>
        </w:rPr>
      </w:pPr>
    </w:p>
    <w:p w14:paraId="262E6C38" w14:textId="7ECF71DC" w:rsidR="00250898" w:rsidRDefault="005C7452" w:rsidP="00C235EA">
      <w:pPr>
        <w:pStyle w:val="Akapitzlist"/>
        <w:numPr>
          <w:ilvl w:val="1"/>
          <w:numId w:val="1"/>
        </w:numPr>
      </w:pPr>
      <w:r>
        <w:t xml:space="preserve">Link do strony: </w:t>
      </w:r>
      <w:hyperlink r:id="rId15" w:history="1">
        <w:r>
          <w:rPr>
            <w:rStyle w:val="Hipercze"/>
          </w:rPr>
          <w:t>https://www.pgadmin.org/download/</w:t>
        </w:r>
      </w:hyperlink>
    </w:p>
    <w:p w14:paraId="21731E75" w14:textId="7B9A7081" w:rsidR="00B3672E" w:rsidRDefault="005C7452" w:rsidP="00C235EA">
      <w:pPr>
        <w:pStyle w:val="Akapitzlist"/>
        <w:numPr>
          <w:ilvl w:val="1"/>
          <w:numId w:val="1"/>
        </w:numPr>
      </w:pPr>
      <w:r>
        <w:t>Wybieram system operacyjny</w:t>
      </w:r>
      <w:r w:rsidR="00B3672E">
        <w:t xml:space="preserve">: </w:t>
      </w:r>
      <w:r w:rsidR="00B3672E">
        <w:rPr>
          <w:noProof/>
        </w:rPr>
        <w:drawing>
          <wp:inline distT="0" distB="0" distL="0" distR="0" wp14:anchorId="5B7D6BD2" wp14:editId="619316DA">
            <wp:extent cx="4343400" cy="2132085"/>
            <wp:effectExtent l="0" t="0" r="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779" cy="215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C5B5" w14:textId="50185C18" w:rsidR="00B3672E" w:rsidRDefault="00B3672E" w:rsidP="00C235EA">
      <w:pPr>
        <w:pStyle w:val="Akapitzlist"/>
        <w:numPr>
          <w:ilvl w:val="1"/>
          <w:numId w:val="1"/>
        </w:numPr>
      </w:pPr>
      <w:r>
        <w:lastRenderedPageBreak/>
        <w:t xml:space="preserve">Wybieram najnowszą wersję: </w:t>
      </w:r>
      <w:r>
        <w:rPr>
          <w:noProof/>
        </w:rPr>
        <w:drawing>
          <wp:inline distT="0" distB="0" distL="0" distR="0" wp14:anchorId="2010C34D" wp14:editId="53C1E26D">
            <wp:extent cx="4316667" cy="2124075"/>
            <wp:effectExtent l="0" t="0" r="825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357" cy="214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DF28" w14:textId="6D627332" w:rsidR="00B3672E" w:rsidRDefault="00D61592" w:rsidP="00C235EA">
      <w:pPr>
        <w:pStyle w:val="Akapitzlist"/>
        <w:numPr>
          <w:ilvl w:val="1"/>
          <w:numId w:val="1"/>
        </w:numPr>
      </w:pPr>
      <w:r>
        <w:t xml:space="preserve">Wybieram plik exe dla mojego systemu: </w:t>
      </w:r>
      <w:r>
        <w:rPr>
          <w:noProof/>
        </w:rPr>
        <w:drawing>
          <wp:inline distT="0" distB="0" distL="0" distR="0" wp14:anchorId="344F2A24" wp14:editId="0234621E">
            <wp:extent cx="5419725" cy="2656024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48" cy="266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DB06" w14:textId="698F5355" w:rsidR="00C235EA" w:rsidRDefault="00BE7E71" w:rsidP="00C235EA">
      <w:pPr>
        <w:pStyle w:val="Akapitzlist"/>
        <w:numPr>
          <w:ilvl w:val="1"/>
          <w:numId w:val="1"/>
        </w:numPr>
      </w:pPr>
      <w:r>
        <w:t xml:space="preserve">Instaluję z domyślnymi ustawieniami i uruchamiam. </w:t>
      </w:r>
      <w:r w:rsidR="00C235EA">
        <w:t>Wygląd po uruchomieniu:</w:t>
      </w:r>
      <w:r w:rsidR="00C235EA" w:rsidRPr="00C235EA">
        <w:rPr>
          <w:noProof/>
        </w:rPr>
        <w:t xml:space="preserve"> </w:t>
      </w:r>
      <w:r w:rsidR="00C235EA" w:rsidRPr="00E56D31">
        <w:rPr>
          <w:b/>
          <w:bCs/>
          <w:noProof/>
        </w:rPr>
        <w:drawing>
          <wp:inline distT="0" distB="0" distL="0" distR="0" wp14:anchorId="6B1AFB07" wp14:editId="54CA3A93">
            <wp:extent cx="5465445" cy="2513430"/>
            <wp:effectExtent l="0" t="0" r="1905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9666" cy="25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D971" w14:textId="50BCC85D" w:rsidR="004632F7" w:rsidRDefault="004632F7" w:rsidP="004632F7"/>
    <w:p w14:paraId="755F731F" w14:textId="77777777" w:rsidR="004632F7" w:rsidRDefault="004632F7" w:rsidP="004632F7"/>
    <w:p w14:paraId="7421F618" w14:textId="77777777" w:rsidR="00E56D31" w:rsidRDefault="00E56D31" w:rsidP="00E56D31">
      <w:pPr>
        <w:pStyle w:val="Akapitzlist"/>
      </w:pPr>
    </w:p>
    <w:p w14:paraId="65EB0A17" w14:textId="2EC19309" w:rsidR="00E56D31" w:rsidRPr="00E56D31" w:rsidRDefault="00E56D31" w:rsidP="00E56D31">
      <w:pPr>
        <w:pStyle w:val="Akapitzlist"/>
        <w:numPr>
          <w:ilvl w:val="0"/>
          <w:numId w:val="1"/>
        </w:numPr>
      </w:pPr>
      <w:r>
        <w:rPr>
          <w:b/>
          <w:bCs/>
        </w:rPr>
        <w:lastRenderedPageBreak/>
        <w:t>Utworzenie bazy danych</w:t>
      </w:r>
    </w:p>
    <w:p w14:paraId="74571A53" w14:textId="77777777" w:rsidR="00E56D31" w:rsidRDefault="00E56D31" w:rsidP="00E56D31">
      <w:pPr>
        <w:pStyle w:val="Akapitzlist"/>
        <w:numPr>
          <w:ilvl w:val="1"/>
          <w:numId w:val="1"/>
        </w:numPr>
      </w:pPr>
    </w:p>
    <w:p w14:paraId="50982873" w14:textId="6D13E8A9" w:rsidR="00A412CE" w:rsidRDefault="00E56D31" w:rsidP="00A412CE">
      <w:pPr>
        <w:pStyle w:val="Akapitzlist"/>
        <w:ind w:left="1068"/>
      </w:pPr>
      <w:r w:rsidRPr="00E56D31">
        <w:rPr>
          <w:noProof/>
        </w:rPr>
        <w:drawing>
          <wp:inline distT="0" distB="0" distL="0" distR="0" wp14:anchorId="75824740" wp14:editId="4786DBEB">
            <wp:extent cx="4437093" cy="2628900"/>
            <wp:effectExtent l="0" t="0" r="190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767" cy="268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BBF7" w14:textId="09EA2C4F" w:rsidR="00A412CE" w:rsidRDefault="00A412CE" w:rsidP="00A412CE">
      <w:pPr>
        <w:pStyle w:val="Akapitzlist"/>
        <w:ind w:left="1068"/>
      </w:pPr>
      <w:r>
        <w:t xml:space="preserve">3.2 Nadaję nazwę oraz </w:t>
      </w:r>
      <w:proofErr w:type="spellStart"/>
      <w:r>
        <w:t>właściela</w:t>
      </w:r>
      <w:proofErr w:type="spellEnd"/>
      <w:r>
        <w:t xml:space="preserve"> bazy. Reszta ustawień domyślna.</w:t>
      </w:r>
    </w:p>
    <w:p w14:paraId="1DE246E0" w14:textId="5E3B5EE1" w:rsidR="004632F7" w:rsidRDefault="00A412CE" w:rsidP="004632F7">
      <w:pPr>
        <w:pStyle w:val="Akapitzlist"/>
        <w:tabs>
          <w:tab w:val="left" w:pos="7125"/>
        </w:tabs>
        <w:ind w:left="1068"/>
      </w:pPr>
      <w:r>
        <w:t xml:space="preserve"> </w:t>
      </w:r>
      <w:r w:rsidRPr="00A412CE">
        <w:rPr>
          <w:noProof/>
        </w:rPr>
        <w:drawing>
          <wp:inline distT="0" distB="0" distL="0" distR="0" wp14:anchorId="470C604C" wp14:editId="45811B41">
            <wp:extent cx="3462817" cy="2686050"/>
            <wp:effectExtent l="0" t="0" r="444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581" cy="272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2F7">
        <w:tab/>
      </w:r>
    </w:p>
    <w:p w14:paraId="26B3CE0F" w14:textId="5AF4D3A3" w:rsidR="004632F7" w:rsidRDefault="004632F7" w:rsidP="004632F7">
      <w:pPr>
        <w:pStyle w:val="Akapitzlist"/>
        <w:tabs>
          <w:tab w:val="left" w:pos="7125"/>
        </w:tabs>
        <w:ind w:left="1068"/>
      </w:pPr>
    </w:p>
    <w:p w14:paraId="7D680B46" w14:textId="1B856E53" w:rsidR="004632F7" w:rsidRDefault="004632F7" w:rsidP="004632F7">
      <w:pPr>
        <w:pStyle w:val="Akapitzlist"/>
        <w:tabs>
          <w:tab w:val="left" w:pos="7125"/>
        </w:tabs>
        <w:ind w:left="1068"/>
      </w:pPr>
    </w:p>
    <w:p w14:paraId="68E61D39" w14:textId="5EFC00F3" w:rsidR="004632F7" w:rsidRDefault="004632F7" w:rsidP="004632F7">
      <w:pPr>
        <w:pStyle w:val="Akapitzlist"/>
        <w:tabs>
          <w:tab w:val="left" w:pos="7125"/>
        </w:tabs>
        <w:ind w:left="1068"/>
      </w:pPr>
    </w:p>
    <w:p w14:paraId="04BD640A" w14:textId="70B38D7A" w:rsidR="004632F7" w:rsidRDefault="004632F7" w:rsidP="004632F7">
      <w:pPr>
        <w:pStyle w:val="Akapitzlist"/>
        <w:tabs>
          <w:tab w:val="left" w:pos="7125"/>
        </w:tabs>
        <w:ind w:left="1068"/>
      </w:pPr>
    </w:p>
    <w:p w14:paraId="334763DA" w14:textId="54CE76A3" w:rsidR="004632F7" w:rsidRDefault="004632F7" w:rsidP="004632F7">
      <w:pPr>
        <w:pStyle w:val="Akapitzlist"/>
        <w:tabs>
          <w:tab w:val="left" w:pos="7125"/>
        </w:tabs>
        <w:ind w:left="1068"/>
      </w:pPr>
    </w:p>
    <w:p w14:paraId="0FAA4042" w14:textId="116FCCD1" w:rsidR="004632F7" w:rsidRDefault="004632F7" w:rsidP="004632F7">
      <w:pPr>
        <w:pStyle w:val="Akapitzlist"/>
        <w:tabs>
          <w:tab w:val="left" w:pos="7125"/>
        </w:tabs>
        <w:ind w:left="1068"/>
      </w:pPr>
    </w:p>
    <w:p w14:paraId="0911212E" w14:textId="71329E7A" w:rsidR="004632F7" w:rsidRDefault="004632F7" w:rsidP="004632F7">
      <w:pPr>
        <w:pStyle w:val="Akapitzlist"/>
        <w:tabs>
          <w:tab w:val="left" w:pos="7125"/>
        </w:tabs>
        <w:ind w:left="1068"/>
      </w:pPr>
    </w:p>
    <w:p w14:paraId="3DF69413" w14:textId="379B6A27" w:rsidR="004632F7" w:rsidRDefault="004632F7" w:rsidP="004632F7">
      <w:pPr>
        <w:pStyle w:val="Akapitzlist"/>
        <w:tabs>
          <w:tab w:val="left" w:pos="7125"/>
        </w:tabs>
        <w:ind w:left="1068"/>
      </w:pPr>
    </w:p>
    <w:p w14:paraId="60443E6C" w14:textId="351B906C" w:rsidR="004632F7" w:rsidRDefault="004632F7" w:rsidP="004632F7">
      <w:pPr>
        <w:pStyle w:val="Akapitzlist"/>
        <w:tabs>
          <w:tab w:val="left" w:pos="7125"/>
        </w:tabs>
        <w:ind w:left="1068"/>
      </w:pPr>
    </w:p>
    <w:p w14:paraId="7D805B3E" w14:textId="40395BD3" w:rsidR="004632F7" w:rsidRDefault="004632F7" w:rsidP="004632F7">
      <w:pPr>
        <w:pStyle w:val="Akapitzlist"/>
        <w:tabs>
          <w:tab w:val="left" w:pos="7125"/>
        </w:tabs>
        <w:ind w:left="1068"/>
      </w:pPr>
    </w:p>
    <w:p w14:paraId="738482B1" w14:textId="3D96C6B9" w:rsidR="004632F7" w:rsidRDefault="004632F7" w:rsidP="004632F7">
      <w:pPr>
        <w:pStyle w:val="Akapitzlist"/>
        <w:tabs>
          <w:tab w:val="left" w:pos="7125"/>
        </w:tabs>
        <w:ind w:left="1068"/>
      </w:pPr>
    </w:p>
    <w:p w14:paraId="5C527BF3" w14:textId="636A03D3" w:rsidR="004632F7" w:rsidRDefault="004632F7" w:rsidP="004632F7">
      <w:pPr>
        <w:pStyle w:val="Akapitzlist"/>
        <w:tabs>
          <w:tab w:val="left" w:pos="7125"/>
        </w:tabs>
        <w:ind w:left="1068"/>
      </w:pPr>
    </w:p>
    <w:p w14:paraId="75219ABA" w14:textId="2539D30C" w:rsidR="004632F7" w:rsidRDefault="004632F7" w:rsidP="004632F7">
      <w:pPr>
        <w:pStyle w:val="Akapitzlist"/>
        <w:tabs>
          <w:tab w:val="left" w:pos="7125"/>
        </w:tabs>
        <w:ind w:left="1068"/>
      </w:pPr>
    </w:p>
    <w:p w14:paraId="36624867" w14:textId="73807779" w:rsidR="004632F7" w:rsidRDefault="004632F7" w:rsidP="004632F7">
      <w:pPr>
        <w:pStyle w:val="Akapitzlist"/>
        <w:tabs>
          <w:tab w:val="left" w:pos="7125"/>
        </w:tabs>
        <w:ind w:left="1068"/>
      </w:pPr>
    </w:p>
    <w:p w14:paraId="227457EB" w14:textId="77777777" w:rsidR="004632F7" w:rsidRDefault="004632F7" w:rsidP="004632F7">
      <w:pPr>
        <w:pStyle w:val="Akapitzlist"/>
        <w:tabs>
          <w:tab w:val="left" w:pos="7125"/>
        </w:tabs>
        <w:ind w:left="1068"/>
      </w:pPr>
    </w:p>
    <w:p w14:paraId="79A2D33C" w14:textId="768EACF0" w:rsidR="00A412CE" w:rsidRDefault="00A412CE" w:rsidP="00A412CE">
      <w:pPr>
        <w:pStyle w:val="Akapitzlist"/>
        <w:numPr>
          <w:ilvl w:val="1"/>
          <w:numId w:val="1"/>
        </w:numPr>
      </w:pPr>
      <w:r>
        <w:lastRenderedPageBreak/>
        <w:t>Tworzę tabelę:</w:t>
      </w:r>
    </w:p>
    <w:p w14:paraId="0CF809FD" w14:textId="70875350" w:rsidR="00A412CE" w:rsidRDefault="00A412CE" w:rsidP="00A412CE">
      <w:pPr>
        <w:pStyle w:val="Akapitzlist"/>
        <w:ind w:left="1068"/>
      </w:pPr>
      <w:r>
        <w:t xml:space="preserve"> </w:t>
      </w:r>
      <w:r w:rsidRPr="00A412CE">
        <w:rPr>
          <w:noProof/>
        </w:rPr>
        <w:drawing>
          <wp:inline distT="0" distB="0" distL="0" distR="0" wp14:anchorId="16D1B720" wp14:editId="68D92BCE">
            <wp:extent cx="2162175" cy="3010088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5701" cy="30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F818" w14:textId="77777777" w:rsidR="00A412CE" w:rsidRDefault="00A412CE" w:rsidP="00A412CE">
      <w:pPr>
        <w:pStyle w:val="Akapitzlist"/>
        <w:numPr>
          <w:ilvl w:val="1"/>
          <w:numId w:val="1"/>
        </w:numPr>
      </w:pPr>
      <w:r>
        <w:t>Nadaję nazwę tabeli:</w:t>
      </w:r>
    </w:p>
    <w:p w14:paraId="6820E003" w14:textId="5349D861" w:rsidR="00A412CE" w:rsidRDefault="00A412CE" w:rsidP="00A412CE">
      <w:pPr>
        <w:pStyle w:val="Akapitzlist"/>
        <w:ind w:left="1068"/>
      </w:pPr>
      <w:r w:rsidRPr="00A412CE">
        <w:rPr>
          <w:noProof/>
        </w:rPr>
        <w:drawing>
          <wp:inline distT="0" distB="0" distL="0" distR="0" wp14:anchorId="039D6EDF" wp14:editId="265408B1">
            <wp:extent cx="3190875" cy="2544399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25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E245" w14:textId="2CD484DB" w:rsidR="00A412CE" w:rsidRDefault="00A412CE" w:rsidP="00A412CE">
      <w:pPr>
        <w:pStyle w:val="Akapitzlist"/>
        <w:numPr>
          <w:ilvl w:val="1"/>
          <w:numId w:val="1"/>
        </w:numPr>
      </w:pPr>
      <w:r>
        <w:lastRenderedPageBreak/>
        <w:t xml:space="preserve">Dodaję kolumny </w:t>
      </w:r>
      <w:r w:rsidRPr="00A412CE">
        <w:rPr>
          <w:noProof/>
        </w:rPr>
        <w:drawing>
          <wp:inline distT="0" distB="0" distL="0" distR="0" wp14:anchorId="6FF98DA3" wp14:editId="5D0773CA">
            <wp:extent cx="4925403" cy="3905250"/>
            <wp:effectExtent l="0" t="0" r="889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4217" cy="39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44C" w14:textId="37756BE4" w:rsidR="00A412CE" w:rsidRDefault="00A412CE" w:rsidP="00A412CE">
      <w:pPr>
        <w:pStyle w:val="Akapitzlist"/>
        <w:numPr>
          <w:ilvl w:val="1"/>
          <w:numId w:val="1"/>
        </w:numPr>
      </w:pPr>
      <w:r>
        <w:t>Ustawiam auto inkrementację w kolumnie ID (</w:t>
      </w:r>
      <w:r w:rsidR="00BF7975">
        <w:t>przycisk edycji)</w:t>
      </w:r>
      <w:r>
        <w:t>:</w:t>
      </w:r>
      <w:r w:rsidR="00BF7975" w:rsidRPr="00BF7975">
        <w:rPr>
          <w:noProof/>
        </w:rPr>
        <w:t xml:space="preserve"> </w:t>
      </w:r>
      <w:r w:rsidR="00BF7975" w:rsidRPr="00BF7975">
        <w:rPr>
          <w:noProof/>
        </w:rPr>
        <w:drawing>
          <wp:inline distT="0" distB="0" distL="0" distR="0" wp14:anchorId="77D04F2F" wp14:editId="219B37BC">
            <wp:extent cx="3662045" cy="4177524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7031" cy="42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F001" w14:textId="5448A456" w:rsidR="00CC220E" w:rsidRDefault="00BF7975" w:rsidP="00CC220E">
      <w:pPr>
        <w:pStyle w:val="Akapitzlist"/>
        <w:numPr>
          <w:ilvl w:val="1"/>
          <w:numId w:val="1"/>
        </w:numPr>
      </w:pPr>
      <w:r>
        <w:lastRenderedPageBreak/>
        <w:t>Ustawiam automatyczne wpisywanie aktualnej daty przy dodawaniu wpisu do tabeli:</w:t>
      </w:r>
      <w:r w:rsidRPr="00BF7975">
        <w:rPr>
          <w:noProof/>
        </w:rPr>
        <w:t xml:space="preserve"> </w:t>
      </w:r>
      <w:r w:rsidRPr="00BF7975">
        <w:rPr>
          <w:noProof/>
        </w:rPr>
        <w:drawing>
          <wp:inline distT="0" distB="0" distL="0" distR="0" wp14:anchorId="3AB05676" wp14:editId="1218CD83">
            <wp:extent cx="2591079" cy="29718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975" cy="306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6877" w14:textId="77777777" w:rsidR="00CC220E" w:rsidRDefault="00CC220E" w:rsidP="00CC220E"/>
    <w:p w14:paraId="3005401E" w14:textId="40C67FCA" w:rsidR="00BF7975" w:rsidRPr="00CC220E" w:rsidRDefault="001557C6" w:rsidP="00CC220E">
      <w:pPr>
        <w:pStyle w:val="Akapitzlist"/>
        <w:numPr>
          <w:ilvl w:val="0"/>
          <w:numId w:val="1"/>
        </w:numPr>
      </w:pPr>
      <w:proofErr w:type="spellStart"/>
      <w:r>
        <w:rPr>
          <w:b/>
          <w:bCs/>
        </w:rPr>
        <w:t>P</w:t>
      </w:r>
      <w:r w:rsidR="00CC220E">
        <w:rPr>
          <w:b/>
          <w:bCs/>
        </w:rPr>
        <w:t>ython</w:t>
      </w:r>
      <w:proofErr w:type="spellEnd"/>
      <w:r w:rsidR="00841F6E">
        <w:rPr>
          <w:b/>
          <w:bCs/>
        </w:rPr>
        <w:t xml:space="preserve"> - konfiguracja</w:t>
      </w:r>
    </w:p>
    <w:p w14:paraId="4F390957" w14:textId="3E8E073A" w:rsidR="001557C6" w:rsidRDefault="001557C6" w:rsidP="001557C6">
      <w:pPr>
        <w:pStyle w:val="Akapitzlist"/>
        <w:numPr>
          <w:ilvl w:val="1"/>
          <w:numId w:val="1"/>
        </w:numPr>
      </w:pPr>
      <w:r>
        <w:t xml:space="preserve">Należy zainstalować </w:t>
      </w:r>
      <w:proofErr w:type="spellStart"/>
      <w:r>
        <w:t>python</w:t>
      </w:r>
      <w:proofErr w:type="spellEnd"/>
      <w:r>
        <w:t xml:space="preserve"> 3</w:t>
      </w:r>
      <w:r w:rsidR="00C140A8">
        <w:t xml:space="preserve"> oraz psycopg2 (wtyczka do </w:t>
      </w:r>
      <w:proofErr w:type="spellStart"/>
      <w:r w:rsidR="00C140A8">
        <w:t>PostgreSQL</w:t>
      </w:r>
      <w:proofErr w:type="spellEnd"/>
      <w:r w:rsidR="00C140A8">
        <w:t>)</w:t>
      </w:r>
      <w:r>
        <w:t xml:space="preserve"> na komputerze </w:t>
      </w:r>
      <w:hyperlink r:id="rId27" w:history="1">
        <w:r>
          <w:rPr>
            <w:rStyle w:val="Hipercze"/>
          </w:rPr>
          <w:t>https://www.python.org/downloads/release</w:t>
        </w:r>
      </w:hyperlink>
    </w:p>
    <w:p w14:paraId="7937BEA5" w14:textId="4B84DB68" w:rsidR="00CC220E" w:rsidRDefault="001557C6" w:rsidP="001557C6">
      <w:pPr>
        <w:pStyle w:val="Akapitzlist"/>
        <w:numPr>
          <w:ilvl w:val="1"/>
          <w:numId w:val="1"/>
        </w:numPr>
      </w:pPr>
      <w:r>
        <w:t xml:space="preserve">Następnie według zrzutu ekranu: </w:t>
      </w:r>
      <w:r w:rsidRPr="001557C6">
        <w:rPr>
          <w:noProof/>
        </w:rPr>
        <w:drawing>
          <wp:inline distT="0" distB="0" distL="0" distR="0" wp14:anchorId="42E1F88D" wp14:editId="1AC3029F">
            <wp:extent cx="5760720" cy="4410710"/>
            <wp:effectExtent l="0" t="0" r="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20E">
        <w:t xml:space="preserve"> </w:t>
      </w:r>
    </w:p>
    <w:p w14:paraId="2F8B6270" w14:textId="248CB93E" w:rsidR="001557C6" w:rsidRDefault="00C140A8" w:rsidP="001557C6">
      <w:pPr>
        <w:pStyle w:val="Akapitzlist"/>
        <w:numPr>
          <w:ilvl w:val="1"/>
          <w:numId w:val="1"/>
        </w:numPr>
      </w:pPr>
      <w:r>
        <w:lastRenderedPageBreak/>
        <w:t>Następnie:</w:t>
      </w:r>
      <w:r w:rsidRPr="00C140A8">
        <w:rPr>
          <w:noProof/>
        </w:rPr>
        <w:t xml:space="preserve"> </w:t>
      </w:r>
      <w:r w:rsidRPr="00C140A8">
        <w:rPr>
          <w:noProof/>
        </w:rPr>
        <w:drawing>
          <wp:inline distT="0" distB="0" distL="0" distR="0" wp14:anchorId="1910F747" wp14:editId="278EBCFA">
            <wp:extent cx="5760720" cy="447675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FF7" w:rsidRPr="00ED2FF7">
        <w:rPr>
          <w:noProof/>
        </w:rPr>
        <w:drawing>
          <wp:inline distT="0" distB="0" distL="0" distR="0" wp14:anchorId="45AB47D4" wp14:editId="7547D247">
            <wp:extent cx="5760720" cy="754380"/>
            <wp:effectExtent l="0" t="0" r="0" b="762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D0D8" w14:textId="6ECF624B" w:rsidR="00841F6E" w:rsidRPr="00841F6E" w:rsidRDefault="00841F6E" w:rsidP="00841F6E">
      <w:pPr>
        <w:pStyle w:val="Akapitzlist"/>
        <w:numPr>
          <w:ilvl w:val="0"/>
          <w:numId w:val="1"/>
        </w:numPr>
      </w:pPr>
      <w:proofErr w:type="spellStart"/>
      <w:r>
        <w:rPr>
          <w:b/>
          <w:bCs/>
        </w:rPr>
        <w:t>Python</w:t>
      </w:r>
      <w:proofErr w:type="spellEnd"/>
      <w:r>
        <w:rPr>
          <w:b/>
          <w:bCs/>
        </w:rPr>
        <w:t xml:space="preserve"> – skrypt</w:t>
      </w:r>
    </w:p>
    <w:p w14:paraId="61196C27" w14:textId="27570250" w:rsidR="00841F6E" w:rsidRDefault="00841F6E" w:rsidP="00ED2FF7">
      <w:pPr>
        <w:pStyle w:val="Akapitzlist"/>
        <w:numPr>
          <w:ilvl w:val="1"/>
          <w:numId w:val="1"/>
        </w:numPr>
      </w:pPr>
    </w:p>
    <w:p w14:paraId="5000915A" w14:textId="40D4FED0" w:rsidR="00841F6E" w:rsidRDefault="00841F6E" w:rsidP="00841F6E">
      <w:pPr>
        <w:pStyle w:val="Akapitzlist"/>
        <w:ind w:left="1068"/>
      </w:pPr>
    </w:p>
    <w:p w14:paraId="3F991870" w14:textId="2E848BE8" w:rsidR="00841F6E" w:rsidRPr="00841F6E" w:rsidRDefault="00841F6E" w:rsidP="00841F6E">
      <w:pPr>
        <w:pStyle w:val="Akapitzlist"/>
        <w:numPr>
          <w:ilvl w:val="0"/>
          <w:numId w:val="1"/>
        </w:numPr>
      </w:pPr>
      <w:r>
        <w:rPr>
          <w:b/>
          <w:bCs/>
        </w:rPr>
        <w:t>Dodanie konta użytkownika do bazy</w:t>
      </w:r>
    </w:p>
    <w:p w14:paraId="15E1C5B7" w14:textId="77777777" w:rsidR="00841F6E" w:rsidRDefault="00841F6E" w:rsidP="00841F6E">
      <w:pPr>
        <w:pStyle w:val="Akapitzlist"/>
      </w:pPr>
      <w:r>
        <w:t xml:space="preserve">6.1 </w:t>
      </w:r>
    </w:p>
    <w:p w14:paraId="1A77F738" w14:textId="460A9B96" w:rsidR="00841F6E" w:rsidRDefault="00841F6E" w:rsidP="00841F6E">
      <w:pPr>
        <w:pStyle w:val="Akapitzlist"/>
      </w:pPr>
      <w:r w:rsidRPr="00841F6E">
        <w:rPr>
          <w:noProof/>
        </w:rPr>
        <w:drawing>
          <wp:inline distT="0" distB="0" distL="0" distR="0" wp14:anchorId="3A78D2F8" wp14:editId="13C49424">
            <wp:extent cx="3747205" cy="2362200"/>
            <wp:effectExtent l="0" t="0" r="571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0217" cy="245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F8E24A" w14:textId="6540535F" w:rsidR="00841F6E" w:rsidRDefault="00841F6E" w:rsidP="00841F6E">
      <w:pPr>
        <w:pStyle w:val="Akapitzlist"/>
        <w:rPr>
          <w:noProof/>
        </w:rPr>
      </w:pPr>
      <w:r>
        <w:lastRenderedPageBreak/>
        <w:t xml:space="preserve">6.2 Nadaję nazwę </w:t>
      </w:r>
      <w:proofErr w:type="spellStart"/>
      <w:r>
        <w:t>guest</w:t>
      </w:r>
      <w:proofErr w:type="spellEnd"/>
      <w:r>
        <w:t xml:space="preserve"> oraz przydzielam następujące uprawnienia:</w:t>
      </w:r>
      <w:r w:rsidRPr="00841F6E">
        <w:rPr>
          <w:noProof/>
        </w:rPr>
        <w:t xml:space="preserve"> </w:t>
      </w:r>
      <w:r w:rsidRPr="00841F6E">
        <w:rPr>
          <w:noProof/>
        </w:rPr>
        <w:drawing>
          <wp:inline distT="0" distB="0" distL="0" distR="0" wp14:anchorId="01D36DE2" wp14:editId="111A42F4">
            <wp:extent cx="5552988" cy="43624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5219" cy="43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4C09" w14:textId="623F9B9C" w:rsidR="00841F6E" w:rsidRDefault="00841F6E" w:rsidP="00841F6E">
      <w:pPr>
        <w:pStyle w:val="Akapitzlist"/>
        <w:rPr>
          <w:noProof/>
        </w:rPr>
      </w:pPr>
      <w:r>
        <w:rPr>
          <w:noProof/>
        </w:rPr>
        <w:t>6.3 Aby user mógł odczytywać dane z tabeli (używać komendy SELECT) w konsoli wpisuję następujące polecenia:</w:t>
      </w:r>
    </w:p>
    <w:p w14:paraId="3D419833" w14:textId="6A380D4D" w:rsidR="00841F6E" w:rsidRDefault="00841F6E" w:rsidP="00841F6E">
      <w:pPr>
        <w:pStyle w:val="Akapitzlist"/>
      </w:pPr>
      <w:r w:rsidRPr="00841F6E">
        <w:rPr>
          <w:noProof/>
        </w:rPr>
        <w:drawing>
          <wp:inline distT="0" distB="0" distL="0" distR="0" wp14:anchorId="2AEDCED3" wp14:editId="11B86645">
            <wp:extent cx="2800350" cy="3771046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3047" cy="38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A734" w14:textId="530A9119" w:rsidR="006E6966" w:rsidRDefault="00841F6E" w:rsidP="006E6966">
      <w:pPr>
        <w:pStyle w:val="Akapitzlist"/>
        <w:rPr>
          <w:noProof/>
        </w:rPr>
      </w:pPr>
      <w:r>
        <w:lastRenderedPageBreak/>
        <w:t xml:space="preserve">6.4 </w:t>
      </w:r>
      <w:r w:rsidR="006E6966">
        <w:t xml:space="preserve">Aby umożliwić użytkownikowi </w:t>
      </w:r>
      <w:proofErr w:type="spellStart"/>
      <w:r w:rsidR="006E6966">
        <w:t>user</w:t>
      </w:r>
      <w:proofErr w:type="spellEnd"/>
      <w:r w:rsidR="006E6966">
        <w:t xml:space="preserve"> wprowadzanie komend do tabeli używam komendy:</w:t>
      </w:r>
      <w:r w:rsidR="006E6966" w:rsidRPr="006E6966">
        <w:rPr>
          <w:noProof/>
        </w:rPr>
        <w:t xml:space="preserve"> </w:t>
      </w:r>
      <w:r w:rsidR="006E6966" w:rsidRPr="006E6966">
        <w:rPr>
          <w:noProof/>
        </w:rPr>
        <w:drawing>
          <wp:inline distT="0" distB="0" distL="0" distR="0" wp14:anchorId="761EBB7B" wp14:editId="140B59B1">
            <wp:extent cx="3667637" cy="295316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4792" w14:textId="0AE77FB2" w:rsidR="006E6966" w:rsidRDefault="006E6966" w:rsidP="006E6966">
      <w:pPr>
        <w:pStyle w:val="Akapitzlist"/>
        <w:rPr>
          <w:noProof/>
        </w:rPr>
      </w:pPr>
      <w:r>
        <w:rPr>
          <w:noProof/>
        </w:rPr>
        <w:t>6.5</w:t>
      </w:r>
    </w:p>
    <w:p w14:paraId="6E1A8C5A" w14:textId="0B875DD9" w:rsidR="00296DDA" w:rsidRDefault="00296DDA" w:rsidP="006E6966">
      <w:pPr>
        <w:pStyle w:val="Akapitzlist"/>
        <w:rPr>
          <w:noProof/>
        </w:rPr>
      </w:pPr>
    </w:p>
    <w:p w14:paraId="6327F8C4" w14:textId="7F35B1BB" w:rsidR="00296DDA" w:rsidRPr="00B57A1C" w:rsidRDefault="00B57A1C" w:rsidP="00B57A1C">
      <w:pPr>
        <w:rPr>
          <w:b/>
          <w:bCs/>
          <w:noProof/>
        </w:rPr>
      </w:pPr>
      <w:r>
        <w:rPr>
          <w:b/>
          <w:bCs/>
          <w:noProof/>
        </w:rPr>
        <w:t>--------------------------------------------------------------------------------------------------------------------------------------</w:t>
      </w:r>
    </w:p>
    <w:p w14:paraId="26C3ABBB" w14:textId="29EF2EC2" w:rsidR="00AE6258" w:rsidRDefault="00AE6258" w:rsidP="002E0DE7">
      <w:pPr>
        <w:pStyle w:val="Akapitzlist"/>
        <w:rPr>
          <w:noProof/>
        </w:rPr>
      </w:pPr>
      <w:r>
        <w:rPr>
          <w:noProof/>
        </w:rPr>
        <w:t>Próby utworzenia pliku .exe do skryptu python, aby uruchomić program na dowolnym komputerze bez zainstalowanego środowiska python.</w:t>
      </w:r>
    </w:p>
    <w:p w14:paraId="57E18551" w14:textId="77777777" w:rsidR="002E0DE7" w:rsidRDefault="002E0DE7" w:rsidP="002E0DE7">
      <w:pPr>
        <w:pStyle w:val="Akapitzlist"/>
        <w:rPr>
          <w:noProof/>
        </w:rPr>
      </w:pPr>
    </w:p>
    <w:p w14:paraId="64F28D53" w14:textId="04B80F26" w:rsidR="002E0DE7" w:rsidRDefault="008B0497" w:rsidP="002E0DE7">
      <w:pPr>
        <w:pStyle w:val="Akapitzlist"/>
        <w:rPr>
          <w:noProof/>
        </w:rPr>
      </w:pPr>
      <w:r>
        <w:rPr>
          <w:noProof/>
        </w:rPr>
        <w:t>Po kilku błędnych próbach poprawne rozwiązanie wygląda następująco</w:t>
      </w:r>
      <w:r w:rsidR="002E0DE7">
        <w:rPr>
          <w:noProof/>
        </w:rPr>
        <w:t>:</w:t>
      </w:r>
    </w:p>
    <w:p w14:paraId="2BFB6AF1" w14:textId="1FE4A65C" w:rsidR="002E0DE7" w:rsidRDefault="002E0DE7" w:rsidP="002E0DE7">
      <w:pPr>
        <w:pStyle w:val="Akapitzlist"/>
      </w:pPr>
      <w:r>
        <w:t xml:space="preserve">7.1 W folderze projektu otworzyłem konsolę </w:t>
      </w:r>
      <w:proofErr w:type="spellStart"/>
      <w:r>
        <w:t>cmd</w:t>
      </w:r>
      <w:proofErr w:type="spellEnd"/>
      <w:r>
        <w:t xml:space="preserve">. </w:t>
      </w:r>
    </w:p>
    <w:p w14:paraId="5B86AC17" w14:textId="26706BC5" w:rsidR="002E0DE7" w:rsidRDefault="002E0DE7" w:rsidP="002E0DE7">
      <w:pPr>
        <w:pStyle w:val="Akapitzlist"/>
      </w:pPr>
      <w:r>
        <w:t xml:space="preserve">7.2 Zainstalowałem </w:t>
      </w:r>
      <w:r w:rsidR="00AC628C">
        <w:t xml:space="preserve">potrzebną </w:t>
      </w:r>
      <w:proofErr w:type="spellStart"/>
      <w:r w:rsidR="00AC628C">
        <w:t>wtycznę</w:t>
      </w:r>
      <w:proofErr w:type="spellEnd"/>
      <w:r w:rsidR="00AC628C">
        <w:t>/program</w:t>
      </w:r>
      <w:r w:rsidR="00D828BF">
        <w:t xml:space="preserve">, uruchomiłem go na moim projekcie </w:t>
      </w:r>
      <w:r>
        <w:t xml:space="preserve"> używając komend:</w:t>
      </w:r>
    </w:p>
    <w:p w14:paraId="457467DA" w14:textId="77777777" w:rsidR="002E0DE7" w:rsidRDefault="002E0DE7" w:rsidP="002E0DE7">
      <w:pPr>
        <w:pStyle w:val="Akapitzlist"/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</w:pPr>
      <w:r>
        <w:tab/>
      </w:r>
      <w:proofErr w:type="spellStart"/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>python</w:t>
      </w:r>
      <w:proofErr w:type="spellEnd"/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 xml:space="preserve"> -m pip </w:t>
      </w:r>
      <w:proofErr w:type="spellStart"/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>install</w:t>
      </w:r>
      <w:proofErr w:type="spellEnd"/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 xml:space="preserve"> </w:t>
      </w:r>
      <w:proofErr w:type="spellStart"/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>pyinstaller</w:t>
      </w:r>
      <w:proofErr w:type="spellEnd"/>
    </w:p>
    <w:p w14:paraId="753253A8" w14:textId="0A9EEED6" w:rsidR="002E0DE7" w:rsidRPr="002E0DE7" w:rsidRDefault="002E0DE7" w:rsidP="002E0DE7">
      <w:pPr>
        <w:pStyle w:val="Akapitzlist"/>
        <w:ind w:firstLine="696"/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</w:pPr>
      <w:proofErr w:type="spellStart"/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>python</w:t>
      </w:r>
      <w:proofErr w:type="spellEnd"/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 xml:space="preserve"> -m </w:t>
      </w:r>
      <w:proofErr w:type="spellStart"/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>PyInstaller</w:t>
      </w:r>
      <w:proofErr w:type="spellEnd"/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 xml:space="preserve"> main.py</w:t>
      </w:r>
      <w:r>
        <w:rPr>
          <w:rStyle w:val="style-scope"/>
          <w:rFonts w:ascii="Arial" w:hAnsi="Arial" w:cs="Arial"/>
          <w:color w:val="FFFFFF"/>
          <w:sz w:val="21"/>
          <w:szCs w:val="21"/>
          <w:bdr w:val="none" w:sz="0" w:space="0" w:color="auto" w:frame="1"/>
          <w:shd w:val="clear" w:color="auto" w:fill="181818"/>
        </w:rPr>
        <w:tab/>
      </w:r>
    </w:p>
    <w:p w14:paraId="0F9CC92F" w14:textId="4D74E2D9" w:rsidR="002E0DE7" w:rsidRDefault="002E0DE7" w:rsidP="002E0DE7">
      <w:pPr>
        <w:rPr>
          <w:ins w:id="0" w:author="Dariusz Świerczyński" w:date="2020-09-18T13:27:00Z"/>
          <w:noProof/>
        </w:rPr>
      </w:pPr>
      <w:r>
        <w:tab/>
        <w:t>7.3 Zostały utworzone nowe foldery.</w:t>
      </w:r>
      <w:r w:rsidRPr="002E0DE7">
        <w:rPr>
          <w:noProof/>
        </w:rPr>
        <w:t xml:space="preserve"> </w:t>
      </w:r>
      <w:r w:rsidRPr="002E0DE7">
        <w:rPr>
          <w:noProof/>
        </w:rPr>
        <w:drawing>
          <wp:inline distT="0" distB="0" distL="0" distR="0" wp14:anchorId="0FEF7610" wp14:editId="30A7EBE6">
            <wp:extent cx="5760720" cy="149288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72E8" w14:textId="6F57DA1D" w:rsidR="0039095C" w:rsidRDefault="0039095C" w:rsidP="002E0DE7">
      <w:pPr>
        <w:rPr>
          <w:ins w:id="1" w:author="Dariusz Świerczyński" w:date="2020-09-18T13:27:00Z"/>
          <w:noProof/>
        </w:rPr>
      </w:pPr>
    </w:p>
    <w:p w14:paraId="18576E58" w14:textId="4F608E60" w:rsidR="0039095C" w:rsidRDefault="0039095C" w:rsidP="002E0DE7">
      <w:pPr>
        <w:rPr>
          <w:ins w:id="2" w:author="Dariusz Świerczyński" w:date="2020-09-18T13:27:00Z"/>
          <w:noProof/>
        </w:rPr>
      </w:pPr>
      <w:ins w:id="3" w:author="Dariusz Świerczyński" w:date="2020-09-18T13:27:00Z">
        <w:r>
          <w:rPr>
            <w:noProof/>
          </w:rPr>
          <w:drawing>
            <wp:inline distT="0" distB="0" distL="0" distR="0" wp14:anchorId="03DE133E" wp14:editId="739C5472">
              <wp:extent cx="5760720" cy="2411095"/>
              <wp:effectExtent l="0" t="0" r="0" b="8255"/>
              <wp:docPr id="57" name="Obraz 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720" cy="24110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642E78B" w14:textId="77777777" w:rsidR="0039095C" w:rsidRDefault="0039095C" w:rsidP="002E0DE7">
      <w:pPr>
        <w:rPr>
          <w:noProof/>
        </w:rPr>
      </w:pPr>
    </w:p>
    <w:p w14:paraId="01DCDBF0" w14:textId="6185FC09" w:rsidR="002E0DE7" w:rsidRDefault="002E0DE7" w:rsidP="002E0DE7">
      <w:pPr>
        <w:rPr>
          <w:noProof/>
        </w:rPr>
      </w:pPr>
      <w:r>
        <w:rPr>
          <w:noProof/>
        </w:rPr>
        <w:tab/>
        <w:t>W folderze dist znajduje się plik exe do naszego programu.</w:t>
      </w:r>
    </w:p>
    <w:p w14:paraId="6C22C4F3" w14:textId="5537DF8E" w:rsidR="002E0DE7" w:rsidRDefault="002E0DE7" w:rsidP="002E0DE7">
      <w:pPr>
        <w:ind w:left="708"/>
        <w:rPr>
          <w:noProof/>
        </w:rPr>
      </w:pPr>
      <w:r>
        <w:rPr>
          <w:noProof/>
        </w:rPr>
        <w:t>7.4 Aby ułatwić przenoszenie projektu między komputerami chcę dodać instalator projektowy. W tym celu pobieram program NSIS</w:t>
      </w:r>
      <w:r w:rsidR="00412859">
        <w:rPr>
          <w:noProof/>
        </w:rPr>
        <w:t xml:space="preserve"> </w:t>
      </w:r>
      <w:hyperlink r:id="rId37" w:history="1">
        <w:r w:rsidR="00412859" w:rsidRPr="00412859">
          <w:rPr>
            <w:rStyle w:val="Hipercze"/>
            <w:noProof/>
          </w:rPr>
          <w:t>(https://nsis.sourceforge.io/Download</w:t>
        </w:r>
      </w:hyperlink>
      <w:r w:rsidR="00AE5A7D">
        <w:rPr>
          <w:noProof/>
        </w:rPr>
        <w:t xml:space="preserve"> oraz dodaję folder projektowy do </w:t>
      </w:r>
      <w:r w:rsidR="00536B53">
        <w:rPr>
          <w:noProof/>
        </w:rPr>
        <w:t>archiwum zip.</w:t>
      </w:r>
    </w:p>
    <w:p w14:paraId="414F043C" w14:textId="15BCE27E" w:rsidR="00AE5A7D" w:rsidRDefault="00AE5A7D" w:rsidP="002E0DE7">
      <w:pPr>
        <w:ind w:left="708"/>
        <w:rPr>
          <w:noProof/>
        </w:rPr>
      </w:pPr>
      <w:r w:rsidRPr="00AE5A7D">
        <w:rPr>
          <w:noProof/>
        </w:rPr>
        <w:lastRenderedPageBreak/>
        <w:drawing>
          <wp:inline distT="0" distB="0" distL="0" distR="0" wp14:anchorId="0A49C8BA" wp14:editId="019D2B69">
            <wp:extent cx="5760720" cy="250634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0CE0" w14:textId="109CA91A" w:rsidR="00536B53" w:rsidRDefault="00536B53" w:rsidP="002E0DE7">
      <w:pPr>
        <w:ind w:left="708"/>
      </w:pPr>
    </w:p>
    <w:p w14:paraId="2624306E" w14:textId="5562BB62" w:rsidR="00536B53" w:rsidRDefault="00536B53" w:rsidP="00B57A1C"/>
    <w:p w14:paraId="7C2ACA37" w14:textId="292E7740" w:rsidR="00536B53" w:rsidRDefault="00536B53" w:rsidP="00536B53">
      <w:r>
        <w:tab/>
      </w:r>
      <w:r w:rsidR="007655AE">
        <w:t>7.5 W programie NSIS uruchamiam:</w:t>
      </w:r>
    </w:p>
    <w:p w14:paraId="08C67E51" w14:textId="1E057B0D" w:rsidR="002E0DE7" w:rsidRDefault="002E0DE7" w:rsidP="002E0DE7">
      <w:pPr>
        <w:ind w:left="708"/>
      </w:pPr>
      <w:r>
        <w:rPr>
          <w:noProof/>
        </w:rPr>
        <w:drawing>
          <wp:inline distT="0" distB="0" distL="0" distR="0" wp14:anchorId="1CE7A173" wp14:editId="1F33CA91">
            <wp:extent cx="4743450" cy="37052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5486" w14:textId="6AD0522C" w:rsidR="00EF1613" w:rsidRDefault="00EF1613" w:rsidP="002E0DE7">
      <w:pPr>
        <w:ind w:left="708"/>
      </w:pPr>
      <w:r>
        <w:t xml:space="preserve">Następnie Open -&gt; wybieram folder projektowy -&gt; </w:t>
      </w:r>
      <w:proofErr w:type="spellStart"/>
      <w:r>
        <w:t>Generate</w:t>
      </w:r>
      <w:proofErr w:type="spellEnd"/>
    </w:p>
    <w:p w14:paraId="2FD2E861" w14:textId="75CDEF32" w:rsidR="007655AE" w:rsidRDefault="00B57A1C" w:rsidP="002E0DE7">
      <w:pPr>
        <w:ind w:left="708"/>
      </w:pPr>
      <w:r>
        <w:t xml:space="preserve">Tak utworzony plik exe pozwala na uruchomienie mojego skryptu na komputerach z systemem </w:t>
      </w:r>
      <w:proofErr w:type="spellStart"/>
      <w:r>
        <w:t>windows</w:t>
      </w:r>
      <w:proofErr w:type="spellEnd"/>
      <w:r>
        <w:t xml:space="preserve"> bez instalacji środowiska </w:t>
      </w:r>
      <w:proofErr w:type="spellStart"/>
      <w:r>
        <w:t>python</w:t>
      </w:r>
      <w:proofErr w:type="spellEnd"/>
      <w:r>
        <w:t>. Sprawdziłem to na komputerze z sąsiedniej sali w instytucie.</w:t>
      </w:r>
    </w:p>
    <w:p w14:paraId="785E46B9" w14:textId="3E785FEA" w:rsidR="00B57A1C" w:rsidRDefault="00B57A1C" w:rsidP="002E0DE7">
      <w:pPr>
        <w:ind w:left="708"/>
      </w:pPr>
      <w:r>
        <w:t>Aby</w:t>
      </w:r>
      <w:r w:rsidR="009807BB">
        <w:t xml:space="preserve"> połączenie innego komputera z bazą danych stacjonującą na innym komputerze należy wyłączyć zaporę (firewall) na komputerze z bazą danych.</w:t>
      </w:r>
    </w:p>
    <w:p w14:paraId="1A82DCF3" w14:textId="0F82C0DB" w:rsidR="00E5212D" w:rsidRDefault="00E5212D" w:rsidP="002E0DE7">
      <w:pPr>
        <w:ind w:left="708"/>
      </w:pPr>
      <w:r>
        <w:lastRenderedPageBreak/>
        <w:t>----------------------------------------------------------------------------------------------------------------------------</w:t>
      </w:r>
    </w:p>
    <w:p w14:paraId="33C5941F" w14:textId="150A4DB3" w:rsidR="00E5212D" w:rsidRPr="00E5212D" w:rsidRDefault="00E5212D" w:rsidP="002E0DE7">
      <w:pPr>
        <w:ind w:left="708"/>
        <w:rPr>
          <w:b/>
          <w:bCs/>
        </w:rPr>
      </w:pPr>
      <w:r w:rsidRPr="00E5212D">
        <w:rPr>
          <w:b/>
          <w:bCs/>
        </w:rPr>
        <w:t>Instrukcja dla użytkownika:</w:t>
      </w:r>
    </w:p>
    <w:p w14:paraId="47539BAD" w14:textId="505F6C0B" w:rsidR="00E5212D" w:rsidRDefault="00E5212D" w:rsidP="00E5212D">
      <w:pPr>
        <w:pStyle w:val="Akapitzlist"/>
        <w:numPr>
          <w:ilvl w:val="0"/>
          <w:numId w:val="7"/>
        </w:numPr>
      </w:pPr>
      <w:r>
        <w:t>Otrzymany program należy uruchomić zatwierdzając wyskakujące komunikaty.</w:t>
      </w:r>
    </w:p>
    <w:p w14:paraId="05EE9C03" w14:textId="491901B7" w:rsidR="00E5212D" w:rsidRDefault="00E5212D" w:rsidP="002E0DE7">
      <w:pPr>
        <w:ind w:left="708"/>
        <w:rPr>
          <w:noProof/>
        </w:rPr>
      </w:pPr>
      <w:r w:rsidRPr="00E5212D">
        <w:rPr>
          <w:noProof/>
        </w:rPr>
        <w:drawing>
          <wp:inline distT="0" distB="0" distL="0" distR="0" wp14:anchorId="6C651686" wp14:editId="7D1E040B">
            <wp:extent cx="5496692" cy="257211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B27" w14:textId="0B440090" w:rsidR="00C93BEE" w:rsidRPr="00C93BEE" w:rsidRDefault="00C93BEE" w:rsidP="00C93BEE"/>
    <w:p w14:paraId="4AD63C2D" w14:textId="17CF561A" w:rsidR="00C93BEE" w:rsidRPr="00C93BEE" w:rsidRDefault="00C93BEE" w:rsidP="00C93BEE"/>
    <w:p w14:paraId="0826EF6D" w14:textId="58BBE31E" w:rsidR="00C93BEE" w:rsidRPr="00C93BEE" w:rsidRDefault="00C93BEE" w:rsidP="00C93BEE"/>
    <w:p w14:paraId="3B04CA6B" w14:textId="41D64084" w:rsidR="00C93BEE" w:rsidRDefault="00C93BEE" w:rsidP="00C93BEE">
      <w:pPr>
        <w:rPr>
          <w:noProof/>
        </w:rPr>
      </w:pPr>
    </w:p>
    <w:p w14:paraId="5375D308" w14:textId="6A2DB3E5" w:rsidR="00C93BEE" w:rsidRPr="00C93BEE" w:rsidRDefault="00C93BEE" w:rsidP="00C93BEE">
      <w:pPr>
        <w:tabs>
          <w:tab w:val="left" w:pos="915"/>
        </w:tabs>
      </w:pPr>
      <w:r>
        <w:tab/>
      </w:r>
    </w:p>
    <w:p w14:paraId="02EC500B" w14:textId="2D224CB6" w:rsidR="00E5212D" w:rsidRDefault="00E5212D" w:rsidP="00E5212D">
      <w:pPr>
        <w:pStyle w:val="Akapitzlist"/>
        <w:numPr>
          <w:ilvl w:val="0"/>
          <w:numId w:val="7"/>
        </w:numPr>
      </w:pPr>
      <w:r>
        <w:t xml:space="preserve">Wybieramy gdzie chcemy zapisać nasz program i zatwierdzamy przyciskiem </w:t>
      </w:r>
      <w:proofErr w:type="spellStart"/>
      <w:r>
        <w:t>Install</w:t>
      </w:r>
      <w:proofErr w:type="spellEnd"/>
      <w:r>
        <w:t>.</w:t>
      </w:r>
      <w:r w:rsidRPr="00E5212D">
        <w:rPr>
          <w:noProof/>
        </w:rPr>
        <w:drawing>
          <wp:inline distT="0" distB="0" distL="0" distR="0" wp14:anchorId="2C4D475B" wp14:editId="2BB739F6">
            <wp:extent cx="4753638" cy="3734321"/>
            <wp:effectExtent l="0" t="0" r="889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DECB" w14:textId="02F715F1" w:rsidR="00E5212D" w:rsidRDefault="000B479A" w:rsidP="00E5212D">
      <w:pPr>
        <w:pStyle w:val="Akapitzlist"/>
        <w:numPr>
          <w:ilvl w:val="0"/>
          <w:numId w:val="7"/>
        </w:numPr>
      </w:pPr>
      <w:r>
        <w:t>Po instalacji przechodzimy do folderu który wybraliśmy jako instalacyjny (krok 2)</w:t>
      </w:r>
    </w:p>
    <w:p w14:paraId="5C11643D" w14:textId="5D992F08" w:rsidR="000548BB" w:rsidRDefault="000548BB" w:rsidP="00E5212D">
      <w:pPr>
        <w:pStyle w:val="Akapitzlist"/>
        <w:numPr>
          <w:ilvl w:val="0"/>
          <w:numId w:val="7"/>
        </w:numPr>
      </w:pPr>
      <w:r>
        <w:t xml:space="preserve">Otwieramy folder </w:t>
      </w:r>
      <w:proofErr w:type="spellStart"/>
      <w:r w:rsidR="00AB26A3">
        <w:t>PostgreControl</w:t>
      </w:r>
      <w:proofErr w:type="spellEnd"/>
      <w:r w:rsidRPr="000548BB">
        <w:rPr>
          <w:noProof/>
        </w:rPr>
        <w:drawing>
          <wp:inline distT="0" distB="0" distL="0" distR="0" wp14:anchorId="1D5DCB51" wp14:editId="434B26E2">
            <wp:extent cx="5760720" cy="774700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ED4A" w14:textId="61C15001" w:rsidR="000548BB" w:rsidRDefault="000548BB" w:rsidP="00E5212D">
      <w:pPr>
        <w:pStyle w:val="Akapitzlist"/>
        <w:numPr>
          <w:ilvl w:val="0"/>
          <w:numId w:val="7"/>
        </w:numPr>
      </w:pPr>
      <w:r>
        <w:lastRenderedPageBreak/>
        <w:t xml:space="preserve">A następnie folder </w:t>
      </w:r>
      <w:proofErr w:type="spellStart"/>
      <w:r>
        <w:t>dist</w:t>
      </w:r>
      <w:proofErr w:type="spellEnd"/>
      <w:r>
        <w:t xml:space="preserve"> </w:t>
      </w:r>
      <w:r w:rsidRPr="000548BB">
        <w:rPr>
          <w:noProof/>
        </w:rPr>
        <w:drawing>
          <wp:inline distT="0" distB="0" distL="0" distR="0" wp14:anchorId="597A572A" wp14:editId="7F9DBF50">
            <wp:extent cx="5760720" cy="158432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1E96" w14:textId="5ED34DFC" w:rsidR="000548BB" w:rsidRDefault="000548BB" w:rsidP="00E5212D">
      <w:pPr>
        <w:pStyle w:val="Akapitzlist"/>
        <w:numPr>
          <w:ilvl w:val="0"/>
          <w:numId w:val="7"/>
        </w:numPr>
      </w:pPr>
      <w:r>
        <w:t xml:space="preserve">Uruchamiamy aplikację main.exe </w:t>
      </w:r>
      <w:r w:rsidRPr="000548BB">
        <w:rPr>
          <w:noProof/>
        </w:rPr>
        <w:drawing>
          <wp:inline distT="0" distB="0" distL="0" distR="0" wp14:anchorId="7775E134" wp14:editId="1D797BF1">
            <wp:extent cx="5760720" cy="70866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46D4" w14:textId="121D4069" w:rsidR="00987804" w:rsidRPr="00987804" w:rsidRDefault="00987804" w:rsidP="00FF0A4D">
      <w:pPr>
        <w:rPr>
          <w:b/>
          <w:bCs/>
        </w:rPr>
      </w:pPr>
      <w:r w:rsidRPr="00987804">
        <w:rPr>
          <w:b/>
          <w:bCs/>
        </w:rPr>
        <w:t>Koniec instrukcji</w:t>
      </w:r>
    </w:p>
    <w:p w14:paraId="6B639902" w14:textId="41DF5EAF" w:rsidR="00FF0A4D" w:rsidRDefault="00FF0A4D" w:rsidP="00FF0A4D">
      <w:r>
        <w:t>--------------------------------------------------------------------------------------------------------------------------------------</w:t>
      </w:r>
    </w:p>
    <w:p w14:paraId="068905E0" w14:textId="71469E2A" w:rsidR="00987804" w:rsidRDefault="00987804" w:rsidP="00FF0A4D"/>
    <w:p w14:paraId="3D2EA792" w14:textId="40E4EAA2" w:rsidR="00987804" w:rsidRDefault="00B67BC0" w:rsidP="00FF0A4D">
      <w:r>
        <w:rPr>
          <w:b/>
          <w:bCs/>
        </w:rPr>
        <w:t xml:space="preserve">Utworzenie planu projektu z użyciem programu Project in the </w:t>
      </w:r>
      <w:proofErr w:type="spellStart"/>
      <w:r>
        <w:rPr>
          <w:b/>
          <w:bCs/>
        </w:rPr>
        <w:t>box</w:t>
      </w:r>
      <w:proofErr w:type="spellEnd"/>
    </w:p>
    <w:p w14:paraId="4F2A165F" w14:textId="5F3F9AFB" w:rsidR="009E44EC" w:rsidRDefault="00B67BC0" w:rsidP="009E44EC">
      <w:pPr>
        <w:pStyle w:val="Akapitzlist"/>
        <w:numPr>
          <w:ilvl w:val="0"/>
          <w:numId w:val="8"/>
        </w:numPr>
      </w:pPr>
      <w:r>
        <w:t xml:space="preserve">Pobieram oprogramowanie Project in the </w:t>
      </w:r>
      <w:proofErr w:type="spellStart"/>
      <w:r>
        <w:t>box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</w:t>
      </w:r>
      <w:r w:rsidR="009E44EC">
        <w:t>n</w:t>
      </w:r>
      <w:proofErr w:type="spellEnd"/>
      <w:r w:rsidR="009E44EC">
        <w:t xml:space="preserve">. Link: </w:t>
      </w:r>
      <w:hyperlink r:id="rId45" w:history="1">
        <w:r w:rsidR="009E44EC">
          <w:rPr>
            <w:rStyle w:val="Hipercze"/>
          </w:rPr>
          <w:t>https://www.projectinabox.org.uk/registration/</w:t>
        </w:r>
      </w:hyperlink>
      <w:r w:rsidR="009E44EC">
        <w:t xml:space="preserve"> (należy wypełnić dane a następnie wybrać: </w:t>
      </w:r>
      <w:r w:rsidR="009E44EC">
        <w:rPr>
          <w:noProof/>
        </w:rPr>
        <w:drawing>
          <wp:inline distT="0" distB="0" distL="0" distR="0" wp14:anchorId="609E9972" wp14:editId="33C33C0E">
            <wp:extent cx="4676775" cy="3468866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165" cy="347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E633" w14:textId="59147BBC" w:rsidR="009E44EC" w:rsidRDefault="009E44EC" w:rsidP="009E44EC">
      <w:pPr>
        <w:pStyle w:val="Akapitzlist"/>
        <w:numPr>
          <w:ilvl w:val="0"/>
          <w:numId w:val="8"/>
        </w:numPr>
      </w:pPr>
      <w:r>
        <w:t>Instaluję z domyślnymi ustawieniami.</w:t>
      </w:r>
    </w:p>
    <w:p w14:paraId="01DBB045" w14:textId="37C7A714" w:rsidR="009E44EC" w:rsidRDefault="009E44EC" w:rsidP="009E44EC">
      <w:pPr>
        <w:pStyle w:val="Akapitzlist"/>
        <w:numPr>
          <w:ilvl w:val="0"/>
          <w:numId w:val="8"/>
        </w:numPr>
      </w:pPr>
      <w:r>
        <w:lastRenderedPageBreak/>
        <w:t>Tworzę nowy projekt:</w:t>
      </w:r>
      <w:r>
        <w:rPr>
          <w:noProof/>
        </w:rPr>
        <w:drawing>
          <wp:inline distT="0" distB="0" distL="0" distR="0" wp14:anchorId="6C74AE68" wp14:editId="655FE3AF">
            <wp:extent cx="5065229" cy="3857625"/>
            <wp:effectExtent l="0" t="0" r="254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12" cy="38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7905" w14:textId="62F1614B" w:rsidR="009E44EC" w:rsidRDefault="009E44EC" w:rsidP="009E44EC">
      <w:pPr>
        <w:pStyle w:val="Akapitzlist"/>
        <w:numPr>
          <w:ilvl w:val="0"/>
          <w:numId w:val="8"/>
        </w:numPr>
      </w:pPr>
      <w:r>
        <w:t xml:space="preserve">Nadaję nazwę, a jako wzór wybieram zaznaczony poniżej: </w:t>
      </w:r>
      <w:r w:rsidRPr="009E44EC">
        <w:rPr>
          <w:noProof/>
        </w:rPr>
        <w:drawing>
          <wp:inline distT="0" distB="0" distL="0" distR="0" wp14:anchorId="612E5B6D" wp14:editId="22D49295">
            <wp:extent cx="4324350" cy="2291822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0334" cy="23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0B22" w14:textId="1E36489E" w:rsidR="009E44EC" w:rsidRDefault="00B523C2" w:rsidP="009E44EC">
      <w:pPr>
        <w:pStyle w:val="Akapitzlist"/>
        <w:numPr>
          <w:ilvl w:val="0"/>
          <w:numId w:val="8"/>
        </w:numPr>
      </w:pPr>
      <w:r>
        <w:t xml:space="preserve">W programie Project in a </w:t>
      </w:r>
      <w:proofErr w:type="spellStart"/>
      <w:r>
        <w:t>box</w:t>
      </w:r>
      <w:proofErr w:type="spellEnd"/>
      <w:r>
        <w:t xml:space="preserve"> </w:t>
      </w:r>
      <w:proofErr w:type="spellStart"/>
      <w:r>
        <w:t>planner</w:t>
      </w:r>
      <w:proofErr w:type="spellEnd"/>
      <w:r>
        <w:t xml:space="preserve"> tworzę nowy plan (File-&gt;</w:t>
      </w:r>
      <w:proofErr w:type="spellStart"/>
      <w:r>
        <w:t>new</w:t>
      </w:r>
      <w:proofErr w:type="spellEnd"/>
      <w:r>
        <w:t>)</w:t>
      </w:r>
    </w:p>
    <w:p w14:paraId="49280795" w14:textId="56A2718F" w:rsidR="00FF0F53" w:rsidRDefault="00FF0F53" w:rsidP="00FF0F53">
      <w:pPr>
        <w:pStyle w:val="Akapitzlist"/>
        <w:numPr>
          <w:ilvl w:val="0"/>
          <w:numId w:val="8"/>
        </w:numPr>
      </w:pPr>
      <w:r>
        <w:lastRenderedPageBreak/>
        <w:t xml:space="preserve">Poprzez przycisk </w:t>
      </w:r>
      <w:proofErr w:type="spellStart"/>
      <w:r>
        <w:t>Add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dodaję nowe zadania (</w:t>
      </w:r>
      <w:proofErr w:type="spellStart"/>
      <w:r>
        <w:t>Task</w:t>
      </w:r>
      <w:proofErr w:type="spellEnd"/>
      <w:r>
        <w:t xml:space="preserve">) </w:t>
      </w:r>
      <w:r>
        <w:rPr>
          <w:noProof/>
        </w:rPr>
        <w:drawing>
          <wp:inline distT="0" distB="0" distL="0" distR="0" wp14:anchorId="55E0D3EE" wp14:editId="48F4E7BD">
            <wp:extent cx="5760720" cy="2513965"/>
            <wp:effectExtent l="0" t="0" r="0" b="63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4E58" w14:textId="59535DC4" w:rsidR="00FF0F53" w:rsidRDefault="00FF0F53" w:rsidP="00FF0F53">
      <w:pPr>
        <w:ind w:left="708"/>
      </w:pPr>
      <w:r>
        <w:t>Dodawanie pojedynczego zadania opisałem na poniższym obrazku:</w:t>
      </w:r>
      <w:r>
        <w:rPr>
          <w:noProof/>
        </w:rPr>
        <w:drawing>
          <wp:inline distT="0" distB="0" distL="0" distR="0" wp14:anchorId="33EC16A2" wp14:editId="5E64A5EE">
            <wp:extent cx="5306203" cy="3209925"/>
            <wp:effectExtent l="0" t="0" r="889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539" cy="322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BE31" w14:textId="450421B8" w:rsidR="008C3F25" w:rsidRDefault="00AB58DD" w:rsidP="008C3F25">
      <w:pPr>
        <w:pStyle w:val="Akapitzlist"/>
        <w:numPr>
          <w:ilvl w:val="0"/>
          <w:numId w:val="8"/>
        </w:numPr>
      </w:pPr>
      <w:r>
        <w:lastRenderedPageBreak/>
        <w:t xml:space="preserve">Zapisuję plik z </w:t>
      </w:r>
      <w:proofErr w:type="spellStart"/>
      <w:r>
        <w:t>plannera</w:t>
      </w:r>
      <w:proofErr w:type="spellEnd"/>
      <w:r>
        <w:t xml:space="preserve"> i dodaję go do projektu w programie Project in a </w:t>
      </w:r>
      <w:proofErr w:type="spellStart"/>
      <w:r>
        <w:t>box</w:t>
      </w:r>
      <w:proofErr w:type="spellEnd"/>
      <w:r>
        <w:t xml:space="preserve"> w następujący sposób:</w:t>
      </w:r>
      <w:r w:rsidR="008C3F25">
        <w:rPr>
          <w:noProof/>
        </w:rPr>
        <w:drawing>
          <wp:inline distT="0" distB="0" distL="0" distR="0" wp14:anchorId="312C3E01" wp14:editId="30F53B46">
            <wp:extent cx="5753100" cy="438150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7A51" w14:textId="6EF39AFA" w:rsidR="008C3F25" w:rsidRDefault="008C3F25" w:rsidP="008C3F25">
      <w:pPr>
        <w:ind w:left="708"/>
      </w:pPr>
      <w:r>
        <w:t>W zaznaczonym poniżej polu wpisuję ścieżkę do pliku lub wyszukuję plik poprzez przycisk „</w:t>
      </w:r>
      <w:proofErr w:type="spellStart"/>
      <w:r>
        <w:t>Browse</w:t>
      </w:r>
      <w:proofErr w:type="spellEnd"/>
      <w:r>
        <w:t>”</w:t>
      </w:r>
      <w:r w:rsidR="00EE103F">
        <w:t xml:space="preserve">. Lokalizację pliku można łatwo sprawdzić patrząc na górny pasek programu Project in a </w:t>
      </w:r>
      <w:proofErr w:type="spellStart"/>
      <w:r w:rsidR="00EE103F">
        <w:t>box</w:t>
      </w:r>
      <w:proofErr w:type="spellEnd"/>
      <w:r w:rsidR="00EE103F">
        <w:t xml:space="preserve"> Planner:</w:t>
      </w:r>
    </w:p>
    <w:p w14:paraId="128D5CD1" w14:textId="4C1C54B7" w:rsidR="00EE103F" w:rsidRDefault="00EE103F" w:rsidP="008C3F25">
      <w:pPr>
        <w:ind w:left="708"/>
      </w:pPr>
      <w:r w:rsidRPr="00EE103F">
        <w:rPr>
          <w:noProof/>
        </w:rPr>
        <w:drawing>
          <wp:inline distT="0" distB="0" distL="0" distR="0" wp14:anchorId="75EAD09C" wp14:editId="08FDF893">
            <wp:extent cx="5760720" cy="220345"/>
            <wp:effectExtent l="0" t="0" r="0" b="825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003B" w14:textId="205511EA" w:rsidR="008C3F25" w:rsidRDefault="008C3F25" w:rsidP="002075C7">
      <w:pPr>
        <w:pStyle w:val="Akapitzlist"/>
      </w:pPr>
      <w:r w:rsidRPr="008C3F25">
        <w:rPr>
          <w:noProof/>
        </w:rPr>
        <w:lastRenderedPageBreak/>
        <w:drawing>
          <wp:inline distT="0" distB="0" distL="0" distR="0" wp14:anchorId="5B3FCD37" wp14:editId="1DCE9EB7">
            <wp:extent cx="4116648" cy="3019425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6910" cy="30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0E41" w14:textId="356AE9E9" w:rsidR="002075C7" w:rsidRDefault="00C37B98" w:rsidP="00C37B98">
      <w:pPr>
        <w:pStyle w:val="Akapitzlist"/>
      </w:pPr>
      <w:r>
        <w:t>----------------------------------------------------------------------------------------------------------------------------</w:t>
      </w:r>
    </w:p>
    <w:p w14:paraId="4AECD59C" w14:textId="5A5E36B8" w:rsidR="00C37B98" w:rsidRDefault="00C37B98" w:rsidP="00C37B98">
      <w:pPr>
        <w:pStyle w:val="Akapitzlist"/>
        <w:rPr>
          <w:b/>
          <w:bCs/>
        </w:rPr>
      </w:pPr>
      <w:r>
        <w:rPr>
          <w:b/>
          <w:bCs/>
        </w:rPr>
        <w:t xml:space="preserve">Rysowanie wykresów przez skrypt </w:t>
      </w:r>
      <w:proofErr w:type="spellStart"/>
      <w:r>
        <w:rPr>
          <w:b/>
          <w:bCs/>
        </w:rPr>
        <w:t>python</w:t>
      </w:r>
      <w:proofErr w:type="spellEnd"/>
    </w:p>
    <w:p w14:paraId="6B660D61" w14:textId="451C2897" w:rsidR="00C37B98" w:rsidRDefault="00C37B98" w:rsidP="00C37B98">
      <w:pPr>
        <w:pStyle w:val="Akapitzlist"/>
        <w:rPr>
          <w:b/>
          <w:bCs/>
        </w:rPr>
      </w:pPr>
    </w:p>
    <w:p w14:paraId="644E077D" w14:textId="459A55F2" w:rsidR="00C37B98" w:rsidRDefault="00C37B98" w:rsidP="004E361A">
      <w:pPr>
        <w:pStyle w:val="Akapitzlist"/>
        <w:numPr>
          <w:ilvl w:val="1"/>
          <w:numId w:val="12"/>
        </w:numPr>
      </w:pPr>
      <w:r>
        <w:t xml:space="preserve">Próby: Sprawdzam w jakim formacie daty komunikuje się </w:t>
      </w:r>
      <w:proofErr w:type="spellStart"/>
      <w:r>
        <w:t>PostgreSQL</w:t>
      </w:r>
      <w:proofErr w:type="spellEnd"/>
      <w:r>
        <w:t xml:space="preserve"> z </w:t>
      </w:r>
      <w:proofErr w:type="spellStart"/>
      <w:r>
        <w:t>pythonem</w:t>
      </w:r>
      <w:proofErr w:type="spellEnd"/>
      <w:r>
        <w:t xml:space="preserve">. Dowiedziałem się że wtyczka psycopg2 robi większość koniecznych przekształceń sama. </w:t>
      </w:r>
    </w:p>
    <w:p w14:paraId="020522D1" w14:textId="56AC1C5F" w:rsidR="00C37B98" w:rsidRDefault="00C37B98" w:rsidP="004E361A">
      <w:pPr>
        <w:ind w:left="708"/>
      </w:pPr>
      <w:r>
        <w:t>Kod:</w:t>
      </w:r>
    </w:p>
    <w:p w14:paraId="5C07337D" w14:textId="62A1F233" w:rsidR="00C37B98" w:rsidRDefault="00C37B98" w:rsidP="004E361A">
      <w:pPr>
        <w:ind w:left="708"/>
      </w:pPr>
      <w:r w:rsidRPr="00C37B98">
        <w:rPr>
          <w:noProof/>
        </w:rPr>
        <w:drawing>
          <wp:inline distT="0" distB="0" distL="0" distR="0" wp14:anchorId="57B1485D" wp14:editId="4731F572">
            <wp:extent cx="5029902" cy="638264"/>
            <wp:effectExtent l="0" t="0" r="0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7BEB" w14:textId="7A0B787F" w:rsidR="00C37B98" w:rsidRDefault="00C37B98" w:rsidP="004E361A">
      <w:pPr>
        <w:ind w:left="708"/>
      </w:pPr>
      <w:r>
        <w:t xml:space="preserve">Zwraca: </w:t>
      </w:r>
    </w:p>
    <w:p w14:paraId="251A8D4F" w14:textId="5A23923C" w:rsidR="00C37B98" w:rsidRDefault="00C37B98" w:rsidP="004E361A">
      <w:pPr>
        <w:ind w:left="708"/>
      </w:pPr>
      <w:r w:rsidRPr="00C37B98">
        <w:rPr>
          <w:noProof/>
        </w:rPr>
        <w:drawing>
          <wp:inline distT="0" distB="0" distL="0" distR="0" wp14:anchorId="0F7C194F" wp14:editId="26E39C68">
            <wp:extent cx="1933845" cy="171474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EDE0" w14:textId="2AAEAB75" w:rsidR="00596548" w:rsidRDefault="00596548" w:rsidP="004E361A">
      <w:pPr>
        <w:ind w:left="708"/>
      </w:pPr>
      <w:r>
        <w:t xml:space="preserve">Ważne jest aby używać </w:t>
      </w:r>
      <w:proofErr w:type="spellStart"/>
      <w:r>
        <w:t>date</w:t>
      </w:r>
      <w:proofErr w:type="spellEnd"/>
      <w:r>
        <w:t xml:space="preserve">[0]. Używanie samego </w:t>
      </w:r>
      <w:proofErr w:type="spellStart"/>
      <w:r>
        <w:t>print</w:t>
      </w:r>
      <w:proofErr w:type="spellEnd"/>
      <w:r>
        <w:t>(</w:t>
      </w:r>
      <w:proofErr w:type="spellStart"/>
      <w:r>
        <w:t>date</w:t>
      </w:r>
      <w:proofErr w:type="spellEnd"/>
      <w:r>
        <w:t xml:space="preserve">) zwraca następujący wynik: </w:t>
      </w:r>
      <w:r w:rsidRPr="00596548">
        <w:rPr>
          <w:noProof/>
        </w:rPr>
        <w:drawing>
          <wp:inline distT="0" distB="0" distL="0" distR="0" wp14:anchorId="46B58194" wp14:editId="1DCABA7C">
            <wp:extent cx="5760720" cy="140335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63E">
        <w:t xml:space="preserve"> Jest to tzw. </w:t>
      </w:r>
      <w:proofErr w:type="spellStart"/>
      <w:r w:rsidR="00D6463E">
        <w:t>tuple</w:t>
      </w:r>
      <w:proofErr w:type="spellEnd"/>
      <w:r w:rsidR="00D6463E">
        <w:t xml:space="preserve"> czyli niezmienna tablica oznaczona nawiasami okrągłymi.</w:t>
      </w:r>
    </w:p>
    <w:p w14:paraId="09F47D27" w14:textId="0371E5E3" w:rsidR="004632F7" w:rsidRDefault="004632F7" w:rsidP="004E361A">
      <w:pPr>
        <w:ind w:left="708"/>
      </w:pPr>
    </w:p>
    <w:p w14:paraId="438CE917" w14:textId="0FD6F6F8" w:rsidR="004632F7" w:rsidRDefault="004632F7" w:rsidP="004E361A">
      <w:pPr>
        <w:ind w:left="708"/>
      </w:pPr>
    </w:p>
    <w:p w14:paraId="44CD32E1" w14:textId="0F25B0B7" w:rsidR="004632F7" w:rsidRDefault="004632F7" w:rsidP="004E361A">
      <w:pPr>
        <w:ind w:left="708"/>
      </w:pPr>
    </w:p>
    <w:p w14:paraId="33F92131" w14:textId="777B1DEE" w:rsidR="004632F7" w:rsidRDefault="004632F7" w:rsidP="004E361A">
      <w:pPr>
        <w:ind w:left="708"/>
      </w:pPr>
    </w:p>
    <w:p w14:paraId="49381817" w14:textId="77777777" w:rsidR="004632F7" w:rsidRDefault="004632F7" w:rsidP="004E361A">
      <w:pPr>
        <w:ind w:left="708"/>
      </w:pPr>
    </w:p>
    <w:p w14:paraId="2EAD5474" w14:textId="77777777" w:rsidR="004E361A" w:rsidRDefault="004E361A" w:rsidP="004E361A">
      <w:pPr>
        <w:pStyle w:val="Akapitzlist"/>
        <w:numPr>
          <w:ilvl w:val="0"/>
          <w:numId w:val="12"/>
        </w:numPr>
      </w:pPr>
      <w:r>
        <w:t xml:space="preserve">Chcę pobrać dane z bazy z konkretnego przedziału czasowego za pomocą skryptu </w:t>
      </w:r>
      <w:proofErr w:type="spellStart"/>
      <w:r>
        <w:t>python</w:t>
      </w:r>
      <w:proofErr w:type="spellEnd"/>
      <w:r>
        <w:t xml:space="preserve">. </w:t>
      </w:r>
    </w:p>
    <w:p w14:paraId="159E83B6" w14:textId="7108122C" w:rsidR="004E361A" w:rsidRDefault="004E361A" w:rsidP="004E361A">
      <w:pPr>
        <w:pStyle w:val="Akapitzlist"/>
        <w:ind w:left="360" w:firstLine="348"/>
      </w:pPr>
      <w:r>
        <w:t xml:space="preserve">2.1 Komenda SQL w środowisku </w:t>
      </w:r>
      <w:proofErr w:type="spellStart"/>
      <w:r>
        <w:t>postgreSQL</w:t>
      </w:r>
      <w:proofErr w:type="spellEnd"/>
      <w:r>
        <w:t xml:space="preserve"> wygląda następująco (przykładowy przedział)</w:t>
      </w:r>
    </w:p>
    <w:p w14:paraId="14E69BBA" w14:textId="2060FF24" w:rsidR="004E361A" w:rsidRDefault="004E361A" w:rsidP="004E361A">
      <w:pPr>
        <w:pStyle w:val="Akapitzlist"/>
        <w:ind w:left="792"/>
      </w:pPr>
      <w:r w:rsidRPr="004E361A">
        <w:rPr>
          <w:noProof/>
        </w:rPr>
        <w:lastRenderedPageBreak/>
        <w:drawing>
          <wp:inline distT="0" distB="0" distL="0" distR="0" wp14:anchorId="233EC0DC" wp14:editId="72FE91DA">
            <wp:extent cx="4648200" cy="3758217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63566" cy="377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B9C1" w14:textId="2E082571" w:rsidR="004E361A" w:rsidRDefault="004E361A" w:rsidP="004E361A">
      <w:pPr>
        <w:ind w:left="792"/>
        <w:rPr>
          <w:noProof/>
        </w:rPr>
      </w:pPr>
      <w:r>
        <w:t xml:space="preserve">2.2  W skrypcie </w:t>
      </w:r>
      <w:proofErr w:type="spellStart"/>
      <w:r>
        <w:t>python</w:t>
      </w:r>
      <w:proofErr w:type="spellEnd"/>
      <w:r>
        <w:t xml:space="preserve"> chcę, aby data była podawana przez użytkownika w czasie rzeczywistym zatem muszę użyć zmiennych. Wykonałem to w następujący sposób:</w:t>
      </w:r>
      <w:r w:rsidRPr="004E361A">
        <w:rPr>
          <w:noProof/>
        </w:rPr>
        <w:t xml:space="preserve"> </w:t>
      </w:r>
      <w:r w:rsidR="00CA688E" w:rsidRPr="00CA688E">
        <w:rPr>
          <w:noProof/>
        </w:rPr>
        <w:drawing>
          <wp:inline distT="0" distB="0" distL="0" distR="0" wp14:anchorId="654F5C1A" wp14:editId="45822D14">
            <wp:extent cx="5760720" cy="176149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6E1D" w14:textId="77777777" w:rsidR="00CA688E" w:rsidRPr="00CA688E" w:rsidRDefault="00CA688E" w:rsidP="00CA68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A9B7C6"/>
          <w:sz w:val="20"/>
          <w:szCs w:val="20"/>
          <w:lang w:eastAsia="pl-PL"/>
        </w:rPr>
      </w:pPr>
      <w:r w:rsidRPr="00CA688E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 xml:space="preserve">#backslashe są konieczne aby cudzysłowy nie były rozpoznawane jako znaki specjalne dla </w:t>
      </w:r>
      <w:proofErr w:type="spellStart"/>
      <w:r w:rsidRPr="00CA688E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pythona</w:t>
      </w:r>
      <w:proofErr w:type="spellEnd"/>
      <w:r w:rsidRPr="00CA688E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 xml:space="preserve">, a dla </w:t>
      </w:r>
      <w:proofErr w:type="spellStart"/>
      <w:r w:rsidRPr="00CA688E">
        <w:rPr>
          <w:rFonts w:ascii="Courier New" w:eastAsia="Times New Roman" w:hAnsi="Courier New" w:cs="Courier New"/>
          <w:color w:val="808080"/>
          <w:sz w:val="20"/>
          <w:szCs w:val="20"/>
          <w:lang w:eastAsia="pl-PL"/>
        </w:rPr>
        <w:t>postgre</w:t>
      </w:r>
      <w:proofErr w:type="spellEnd"/>
    </w:p>
    <w:p w14:paraId="09913D57" w14:textId="77777777" w:rsidR="00CA688E" w:rsidRDefault="00CA688E" w:rsidP="004E361A">
      <w:pPr>
        <w:ind w:left="792"/>
      </w:pPr>
    </w:p>
    <w:p w14:paraId="2BFF3302" w14:textId="59121131" w:rsidR="004E361A" w:rsidRDefault="00D0197C" w:rsidP="00D0197C">
      <w:pPr>
        <w:pStyle w:val="Akapitzlist"/>
        <w:numPr>
          <w:ilvl w:val="0"/>
          <w:numId w:val="12"/>
        </w:numPr>
      </w:pPr>
      <w:r>
        <w:t xml:space="preserve">Instaluję bibliotekę </w:t>
      </w:r>
      <w:proofErr w:type="spellStart"/>
      <w:r>
        <w:t>matplotlib</w:t>
      </w:r>
      <w:proofErr w:type="spellEnd"/>
      <w:r>
        <w:t xml:space="preserve"> do rysowania wykresów</w:t>
      </w:r>
    </w:p>
    <w:p w14:paraId="252A701A" w14:textId="0801021A" w:rsidR="00D0197C" w:rsidRDefault="00D0197C" w:rsidP="00D0197C">
      <w:pPr>
        <w:ind w:left="360"/>
      </w:pPr>
      <w:r>
        <w:t xml:space="preserve">3.1 W </w:t>
      </w:r>
      <w:proofErr w:type="spellStart"/>
      <w:r>
        <w:t>cmd</w:t>
      </w:r>
      <w:proofErr w:type="spellEnd"/>
      <w:r>
        <w:t xml:space="preserve"> polecenie </w:t>
      </w:r>
      <w:r w:rsidRPr="00D0197C">
        <w:rPr>
          <w:noProof/>
        </w:rPr>
        <w:drawing>
          <wp:inline distT="0" distB="0" distL="0" distR="0" wp14:anchorId="3079D9AF" wp14:editId="4DA0E351">
            <wp:extent cx="2715004" cy="171474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zwraca błędy więc uruchamiam konsolę </w:t>
      </w:r>
      <w:proofErr w:type="spellStart"/>
      <w:r>
        <w:t>Anaconda</w:t>
      </w:r>
      <w:proofErr w:type="spellEnd"/>
      <w:r>
        <w:t xml:space="preserve"> </w:t>
      </w:r>
      <w:proofErr w:type="spellStart"/>
      <w:r>
        <w:t>Prompt</w:t>
      </w:r>
      <w:proofErr w:type="spellEnd"/>
      <w:r>
        <w:t xml:space="preserve"> (powinna być na komputerze po zainstalowaniu </w:t>
      </w:r>
      <w:proofErr w:type="spellStart"/>
      <w:r>
        <w:t>Pythona</w:t>
      </w:r>
      <w:proofErr w:type="spellEnd"/>
      <w:r>
        <w:t xml:space="preserve">) i wpisuję: </w:t>
      </w:r>
      <w:r w:rsidRPr="00D0197C">
        <w:rPr>
          <w:noProof/>
        </w:rPr>
        <w:drawing>
          <wp:inline distT="0" distB="0" distL="0" distR="0" wp14:anchorId="2D6CB73E" wp14:editId="3EBE8942">
            <wp:extent cx="1943371" cy="171474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 biblioteka instaluje się poprawnie.</w:t>
      </w:r>
    </w:p>
    <w:p w14:paraId="29BA4775" w14:textId="6A542D31" w:rsidR="004632F7" w:rsidRDefault="004632F7" w:rsidP="00D0197C">
      <w:pPr>
        <w:ind w:left="360"/>
      </w:pPr>
    </w:p>
    <w:p w14:paraId="3A569AE6" w14:textId="77777777" w:rsidR="004632F7" w:rsidRDefault="004632F7" w:rsidP="00D0197C">
      <w:pPr>
        <w:ind w:left="360"/>
      </w:pPr>
    </w:p>
    <w:p w14:paraId="736B1E73" w14:textId="77777777" w:rsidR="0068288B" w:rsidRDefault="0068288B" w:rsidP="00D0197C">
      <w:pPr>
        <w:ind w:left="360"/>
      </w:pPr>
      <w:r>
        <w:t xml:space="preserve">3.2 Test: </w:t>
      </w:r>
    </w:p>
    <w:p w14:paraId="2E6FE1E4" w14:textId="6F7C1889" w:rsidR="008E6606" w:rsidRDefault="0068288B" w:rsidP="00D0197C">
      <w:pPr>
        <w:ind w:left="360"/>
      </w:pPr>
      <w:r w:rsidRPr="0068288B">
        <w:rPr>
          <w:noProof/>
        </w:rPr>
        <w:lastRenderedPageBreak/>
        <w:drawing>
          <wp:inline distT="0" distB="0" distL="0" distR="0" wp14:anchorId="3D438767" wp14:editId="62AE4558">
            <wp:extent cx="2772162" cy="533474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2C3D" w14:textId="77777777" w:rsidR="0068288B" w:rsidRDefault="0068288B" w:rsidP="00D0197C">
      <w:pPr>
        <w:ind w:left="360"/>
      </w:pPr>
      <w:r>
        <w:t xml:space="preserve">Wynik: </w:t>
      </w:r>
    </w:p>
    <w:p w14:paraId="06C63C3B" w14:textId="120C4102" w:rsidR="0068288B" w:rsidRDefault="0068288B" w:rsidP="00D0197C">
      <w:pPr>
        <w:ind w:left="360"/>
      </w:pPr>
      <w:r w:rsidRPr="0068288B">
        <w:rPr>
          <w:noProof/>
        </w:rPr>
        <w:drawing>
          <wp:inline distT="0" distB="0" distL="0" distR="0" wp14:anchorId="4DE91486" wp14:editId="37C4C026">
            <wp:extent cx="3446223" cy="2657475"/>
            <wp:effectExtent l="0" t="0" r="1905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0434" cy="269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168E" w14:textId="2980F850" w:rsidR="00910B39" w:rsidRDefault="00910B39" w:rsidP="00D0197C">
      <w:pPr>
        <w:ind w:left="360"/>
      </w:pPr>
    </w:p>
    <w:p w14:paraId="53C2EDC7" w14:textId="7346B721" w:rsidR="00910B39" w:rsidRDefault="00910B39" w:rsidP="00D0197C">
      <w:pPr>
        <w:ind w:left="360"/>
      </w:pPr>
      <w:r>
        <w:t>3.3 Próbuję utworzyć wykres na podstawie danych z tabeli z danego okresu czasu.</w:t>
      </w:r>
      <w:r w:rsidR="00944F8F">
        <w:t xml:space="preserve"> </w:t>
      </w:r>
    </w:p>
    <w:p w14:paraId="7AEC68B1" w14:textId="664DD478" w:rsidR="00944F8F" w:rsidRDefault="00944F8F" w:rsidP="00D0197C">
      <w:pPr>
        <w:ind w:left="360"/>
      </w:pPr>
      <w:r>
        <w:t>Pierwszy przykładowy wykres wygląda następująco:</w:t>
      </w:r>
    </w:p>
    <w:p w14:paraId="2FDE26B2" w14:textId="3358B783" w:rsidR="00944F8F" w:rsidRDefault="00944F8F" w:rsidP="00D0197C">
      <w:pPr>
        <w:ind w:left="360"/>
      </w:pPr>
      <w:r w:rsidRPr="00944F8F">
        <w:rPr>
          <w:noProof/>
        </w:rPr>
        <w:drawing>
          <wp:inline distT="0" distB="0" distL="0" distR="0" wp14:anchorId="30728490" wp14:editId="42AD4BC1">
            <wp:extent cx="4144372" cy="3114675"/>
            <wp:effectExtent l="0" t="0" r="889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2509" cy="31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36B3" w14:textId="59698C5F" w:rsidR="00FF7073" w:rsidRDefault="00FF7073" w:rsidP="00FF7073">
      <w:pPr>
        <w:ind w:left="360"/>
      </w:pPr>
      <w:r>
        <w:t xml:space="preserve">Duży problem sprawiło mi formatowanie daty. Na wykresie widać tylko [miesiąc-dzień godzina]. Niestety na ten moment tak zostanie. Zamierzam kontynuować próby poprawy tego w poniedziałek. </w:t>
      </w:r>
    </w:p>
    <w:p w14:paraId="413B07B5" w14:textId="566B9693" w:rsidR="00FF7073" w:rsidRDefault="00FF7073" w:rsidP="00FF7073">
      <w:pPr>
        <w:ind w:left="360"/>
      </w:pPr>
      <w:r>
        <w:t>Demo Kod:</w:t>
      </w:r>
    </w:p>
    <w:p w14:paraId="774EF367" w14:textId="787C7B09" w:rsidR="00FF7073" w:rsidRDefault="00FF7073" w:rsidP="00FF7073">
      <w:pPr>
        <w:ind w:left="360"/>
      </w:pPr>
      <w:r w:rsidRPr="00FF7073">
        <w:rPr>
          <w:noProof/>
        </w:rPr>
        <w:lastRenderedPageBreak/>
        <w:drawing>
          <wp:inline distT="0" distB="0" distL="0" distR="0" wp14:anchorId="6FC92DF5" wp14:editId="47C1CFBC">
            <wp:extent cx="6029423" cy="3505200"/>
            <wp:effectExtent l="0" t="0" r="9525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33812" cy="35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960A" w14:textId="77777777" w:rsidR="00FF7073" w:rsidRDefault="00FF7073" w:rsidP="00FF7073">
      <w:pPr>
        <w:ind w:left="360"/>
      </w:pPr>
    </w:p>
    <w:p w14:paraId="7DF013AF" w14:textId="77777777" w:rsidR="00FF7073" w:rsidRDefault="00FF7073" w:rsidP="00FF7073">
      <w:pPr>
        <w:ind w:left="360"/>
      </w:pPr>
    </w:p>
    <w:p w14:paraId="5A890F37" w14:textId="74F615DE" w:rsidR="00FF7073" w:rsidRDefault="00FF7073" w:rsidP="00FF7073">
      <w:pPr>
        <w:ind w:left="360"/>
      </w:pPr>
      <w:r>
        <w:t>Po poprawkach</w:t>
      </w:r>
      <w:r w:rsidR="006729E1">
        <w:t xml:space="preserve"> estetycznych</w:t>
      </w:r>
      <w:r>
        <w:t xml:space="preserve"> wykres wygląda następująco: </w:t>
      </w:r>
    </w:p>
    <w:p w14:paraId="196BACC4" w14:textId="1576B387" w:rsidR="00FF7073" w:rsidRDefault="00FF7073" w:rsidP="00FF7073">
      <w:pPr>
        <w:ind w:left="360"/>
      </w:pPr>
      <w:r w:rsidRPr="00FF7073">
        <w:rPr>
          <w:noProof/>
        </w:rPr>
        <w:drawing>
          <wp:inline distT="0" distB="0" distL="0" distR="0" wp14:anchorId="731DF7DB" wp14:editId="31690365">
            <wp:extent cx="5210175" cy="3927732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28727" cy="394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F1ED" w14:textId="265CB5FB" w:rsidR="00FF7073" w:rsidRDefault="00FF7073" w:rsidP="00FF7073">
      <w:pPr>
        <w:ind w:left="360"/>
      </w:pPr>
      <w:r>
        <w:t>Kod:</w:t>
      </w:r>
    </w:p>
    <w:p w14:paraId="4DBE2777" w14:textId="2A83E701" w:rsidR="00FF7073" w:rsidRDefault="00FF7073" w:rsidP="00FF7073">
      <w:pPr>
        <w:ind w:left="360"/>
      </w:pPr>
      <w:r w:rsidRPr="00FF7073">
        <w:rPr>
          <w:noProof/>
        </w:rPr>
        <w:lastRenderedPageBreak/>
        <w:drawing>
          <wp:inline distT="0" distB="0" distL="0" distR="0" wp14:anchorId="0BB2F876" wp14:editId="2E3E63B5">
            <wp:extent cx="5760720" cy="3082290"/>
            <wp:effectExtent l="0" t="0" r="0" b="381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D972" w14:textId="64BF7548" w:rsidR="00FF7073" w:rsidRDefault="00FF7073" w:rsidP="00FF7073">
      <w:pPr>
        <w:ind w:left="360"/>
      </w:pPr>
      <w:r>
        <w:t>Użytkownik podaje przedział czasowy według instrukcji programu. Program rysuje wykres z zadanego przedziału.</w:t>
      </w:r>
    </w:p>
    <w:p w14:paraId="20033781" w14:textId="36751C5E" w:rsidR="00AD0A84" w:rsidRDefault="00AD0A84" w:rsidP="00FF7073">
      <w:pPr>
        <w:ind w:left="360"/>
      </w:pPr>
    </w:p>
    <w:p w14:paraId="45CE0715" w14:textId="405B92FC" w:rsidR="00AD0A84" w:rsidRDefault="00AD0A84" w:rsidP="00FF7073">
      <w:pPr>
        <w:ind w:left="360"/>
      </w:pPr>
      <w:r>
        <w:t>---------------------------------------------------------------------------------------------------------------------------------</w:t>
      </w:r>
    </w:p>
    <w:p w14:paraId="6A7EA35F" w14:textId="1E39E254" w:rsidR="00AD0A84" w:rsidRDefault="00AD0A84" w:rsidP="00AD0A84">
      <w:pPr>
        <w:ind w:left="360"/>
      </w:pPr>
      <w:r>
        <w:t xml:space="preserve">Komunikacja </w:t>
      </w:r>
      <w:proofErr w:type="spellStart"/>
      <w:r>
        <w:t>Arduino-Python</w:t>
      </w:r>
      <w:proofErr w:type="spellEnd"/>
      <w:r>
        <w:t xml:space="preserve"> z pomocą UDP.</w:t>
      </w:r>
    </w:p>
    <w:p w14:paraId="2DAC6245" w14:textId="58C24A6F" w:rsidR="00AD0A84" w:rsidRDefault="00AD0A84" w:rsidP="00AD0A84">
      <w:pPr>
        <w:ind w:left="360"/>
      </w:pPr>
      <w:r>
        <w:t>Spodziewany efekt końcowy to działająca komunikacja serwera (</w:t>
      </w:r>
      <w:proofErr w:type="spellStart"/>
      <w:r>
        <w:t>arduino</w:t>
      </w:r>
      <w:proofErr w:type="spellEnd"/>
      <w:r>
        <w:t>) z klientem (</w:t>
      </w:r>
      <w:proofErr w:type="spellStart"/>
      <w:r>
        <w:t>python</w:t>
      </w:r>
      <w:proofErr w:type="spellEnd"/>
      <w:r>
        <w:t>).</w:t>
      </w:r>
    </w:p>
    <w:p w14:paraId="30AE794A" w14:textId="694BC5B6" w:rsidR="00AD0A84" w:rsidRDefault="00375CCD" w:rsidP="00AD0A84">
      <w:pPr>
        <w:pStyle w:val="Akapitzlist"/>
        <w:numPr>
          <w:ilvl w:val="0"/>
          <w:numId w:val="15"/>
        </w:numPr>
      </w:pPr>
      <w:r>
        <w:lastRenderedPageBreak/>
        <w:t xml:space="preserve">Utworzyłem następujący demo—kod w </w:t>
      </w:r>
      <w:proofErr w:type="spellStart"/>
      <w:r>
        <w:t>arduino</w:t>
      </w:r>
      <w:proofErr w:type="spellEnd"/>
      <w:r>
        <w:t>:</w:t>
      </w:r>
      <w:r w:rsidRPr="00375CCD">
        <w:rPr>
          <w:noProof/>
        </w:rPr>
        <w:t xml:space="preserve"> </w:t>
      </w:r>
      <w:r w:rsidRPr="00375CCD">
        <w:rPr>
          <w:noProof/>
        </w:rPr>
        <w:drawing>
          <wp:inline distT="0" distB="0" distL="0" distR="0" wp14:anchorId="53EE61BC" wp14:editId="2860CA08">
            <wp:extent cx="5760720" cy="6826885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8A2A" w14:textId="409850E6" w:rsidR="00A46FEB" w:rsidRDefault="00A46FEB" w:rsidP="00A46FEB">
      <w:r>
        <w:t xml:space="preserve">Funkcja </w:t>
      </w:r>
      <w:proofErr w:type="spellStart"/>
      <w:r>
        <w:t>udpServerListenOnPort</w:t>
      </w:r>
      <w:proofErr w:type="spellEnd"/>
      <w:r>
        <w:t xml:space="preserve"> uruchamia nasłuchiwanie </w:t>
      </w:r>
      <w:proofErr w:type="spellStart"/>
      <w:r>
        <w:t>udp</w:t>
      </w:r>
      <w:proofErr w:type="spellEnd"/>
      <w:r>
        <w:t xml:space="preserve"> na porcie ‘</w:t>
      </w:r>
      <w:proofErr w:type="spellStart"/>
      <w:r>
        <w:t>myport</w:t>
      </w:r>
      <w:proofErr w:type="spellEnd"/>
      <w:r>
        <w:t xml:space="preserve">’. W parametrze podałem funkcję </w:t>
      </w:r>
      <w:proofErr w:type="spellStart"/>
      <w:r>
        <w:t>udpSerialPrint</w:t>
      </w:r>
      <w:proofErr w:type="spellEnd"/>
      <w:r>
        <w:t xml:space="preserve">() która jest odpowiedzialna za pozyskanie adresu </w:t>
      </w:r>
      <w:proofErr w:type="spellStart"/>
      <w:r>
        <w:t>ip</w:t>
      </w:r>
      <w:proofErr w:type="spellEnd"/>
      <w:r>
        <w:t xml:space="preserve"> nadawcy, jego portu oraz danych które chce przekazać. Jest to </w:t>
      </w:r>
      <w:r w:rsidR="00713CD9">
        <w:t xml:space="preserve">potrzebne aby wysłać odpowiedź w odpowiednie miejsce za pomocą funkcji </w:t>
      </w:r>
      <w:proofErr w:type="spellStart"/>
      <w:r w:rsidR="00713CD9">
        <w:t>makeUdpReply</w:t>
      </w:r>
      <w:proofErr w:type="spellEnd"/>
      <w:r w:rsidR="00713CD9">
        <w:t>().</w:t>
      </w:r>
    </w:p>
    <w:p w14:paraId="13BC8136" w14:textId="036C9A5C" w:rsidR="005C6ED6" w:rsidRDefault="005C6ED6" w:rsidP="005C6ED6">
      <w:pPr>
        <w:pStyle w:val="Akapitzlist"/>
        <w:numPr>
          <w:ilvl w:val="0"/>
          <w:numId w:val="15"/>
        </w:numPr>
      </w:pPr>
      <w:r>
        <w:lastRenderedPageBreak/>
        <w:t xml:space="preserve">Demo—kod wysyłający i odbierający pakiety w </w:t>
      </w:r>
      <w:proofErr w:type="spellStart"/>
      <w:r>
        <w:t>python</w:t>
      </w:r>
      <w:proofErr w:type="spellEnd"/>
      <w:r>
        <w:t>:</w:t>
      </w:r>
      <w:r w:rsidRPr="005C6ED6">
        <w:rPr>
          <w:noProof/>
        </w:rPr>
        <w:t xml:space="preserve"> </w:t>
      </w:r>
      <w:r w:rsidRPr="005C6ED6">
        <w:rPr>
          <w:noProof/>
        </w:rPr>
        <w:drawing>
          <wp:inline distT="0" distB="0" distL="0" distR="0" wp14:anchorId="30F45538" wp14:editId="648F75D5">
            <wp:extent cx="5210175" cy="2444854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4381" cy="24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5F89" w14:textId="46E4B8B1" w:rsidR="005C6ED6" w:rsidRDefault="005C6ED6" w:rsidP="005C6ED6">
      <w:r>
        <w:t xml:space="preserve">Aktualnie ta komunikacja wygląda następująco: </w:t>
      </w:r>
    </w:p>
    <w:p w14:paraId="4F8E37FD" w14:textId="0DD0D82A" w:rsidR="005C6ED6" w:rsidRDefault="005C6ED6" w:rsidP="005C6ED6">
      <w:r>
        <w:t xml:space="preserve">- </w:t>
      </w:r>
      <w:proofErr w:type="spellStart"/>
      <w:r>
        <w:t>python</w:t>
      </w:r>
      <w:proofErr w:type="spellEnd"/>
      <w:r>
        <w:t xml:space="preserve"> wysyła ‘wiadomość’ o treści ‘5’</w:t>
      </w:r>
    </w:p>
    <w:p w14:paraId="1393C13E" w14:textId="15F6046A" w:rsidR="005C6ED6" w:rsidRDefault="005C6ED6" w:rsidP="005C6ED6">
      <w:r>
        <w:t xml:space="preserve">- </w:t>
      </w:r>
      <w:proofErr w:type="spellStart"/>
      <w:r>
        <w:t>arduino</w:t>
      </w:r>
      <w:proofErr w:type="spellEnd"/>
      <w:r>
        <w:t xml:space="preserve"> odbiera wiadomość i oddaje jej treść z powrotem do </w:t>
      </w:r>
      <w:proofErr w:type="spellStart"/>
      <w:r>
        <w:t>pythona</w:t>
      </w:r>
      <w:proofErr w:type="spellEnd"/>
    </w:p>
    <w:p w14:paraId="388481FC" w14:textId="1C52C6EF" w:rsidR="005C6ED6" w:rsidRDefault="005C6ED6" w:rsidP="00C93BEE">
      <w:r>
        <w:t xml:space="preserve">- </w:t>
      </w:r>
      <w:proofErr w:type="spellStart"/>
      <w:r>
        <w:t>python</w:t>
      </w:r>
      <w:proofErr w:type="spellEnd"/>
      <w:r>
        <w:t xml:space="preserve"> odbiera wiadomość </w:t>
      </w:r>
    </w:p>
    <w:p w14:paraId="2EA674ED" w14:textId="35475C21" w:rsidR="00C93BEE" w:rsidRDefault="00C93BEE" w:rsidP="00C93BEE">
      <w:r>
        <w:t>--------------------------------------------------------------------------------------------------------------------------------------</w:t>
      </w:r>
    </w:p>
    <w:p w14:paraId="7A5B6C7D" w14:textId="4CD1F7BC" w:rsidR="00C93BEE" w:rsidRDefault="00C93BEE" w:rsidP="00C93BEE">
      <w:pPr>
        <w:rPr>
          <w:noProof/>
        </w:rPr>
      </w:pPr>
      <w:r>
        <w:t>Tworzę konto użytkownika w bazie danych dla czujnika. Nadaję mu możliwość dodawania rekordów do tabel. Po utworzeniu konta (tak jak wyżej w raporcie) używam komendy:</w:t>
      </w:r>
      <w:r w:rsidRPr="00C93BEE">
        <w:rPr>
          <w:noProof/>
        </w:rPr>
        <w:t xml:space="preserve"> </w:t>
      </w:r>
      <w:r w:rsidRPr="00C93BEE">
        <w:rPr>
          <w:noProof/>
        </w:rPr>
        <w:drawing>
          <wp:inline distT="0" distB="0" distL="0" distR="0" wp14:anchorId="39FFE183" wp14:editId="6F9C5801">
            <wp:extent cx="3333750" cy="408384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98762" cy="4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C269" w14:textId="0175549C" w:rsidR="00C93BEE" w:rsidRDefault="00201109" w:rsidP="00C93BEE">
      <w:pPr>
        <w:rPr>
          <w:noProof/>
        </w:rPr>
      </w:pPr>
      <w:r>
        <w:rPr>
          <w:noProof/>
        </w:rPr>
        <w:lastRenderedPageBreak/>
        <w:t>--------------------------------------------------------------------------------------------------------------------------------------</w:t>
      </w:r>
    </w:p>
    <w:p w14:paraId="41405DA5" w14:textId="1B65E3D6" w:rsidR="00201109" w:rsidRPr="00201109" w:rsidRDefault="00201109" w:rsidP="00C93BEE">
      <w:pPr>
        <w:rPr>
          <w:noProof/>
        </w:rPr>
      </w:pPr>
      <w:r>
        <w:rPr>
          <w:b/>
          <w:bCs/>
          <w:noProof/>
        </w:rPr>
        <w:t xml:space="preserve">Zmieniam strukturę tabeli </w:t>
      </w:r>
      <w:r>
        <w:rPr>
          <w:noProof/>
        </w:rPr>
        <w:t>(dodaję nową kolumnę dla pomiaru z czujnika 2)</w:t>
      </w:r>
    </w:p>
    <w:p w14:paraId="7CC3D4FA" w14:textId="6E148BBC" w:rsidR="00201109" w:rsidRDefault="00201109" w:rsidP="00C93BEE">
      <w:pPr>
        <w:pStyle w:val="Akapitzlist"/>
        <w:numPr>
          <w:ilvl w:val="0"/>
          <w:numId w:val="16"/>
        </w:numPr>
        <w:rPr>
          <w:noProof/>
        </w:rPr>
      </w:pPr>
      <w:r>
        <w:rPr>
          <w:noProof/>
        </w:rPr>
        <w:t>Poniższym poleceniem usuwam wszystkie dotychczasowe rekordy z tablicy. Robię to ponieważ dotychczasowe rekordy przechowy</w:t>
      </w:r>
      <w:r w:rsidRPr="00201109">
        <w:rPr>
          <w:noProof/>
        </w:rPr>
        <w:drawing>
          <wp:inline distT="0" distB="0" distL="0" distR="0" wp14:anchorId="05E6181B" wp14:editId="4AD2E507">
            <wp:extent cx="3980134" cy="3619500"/>
            <wp:effectExtent l="0" t="0" r="1905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5189" cy="363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3813" w14:textId="470EC4FC" w:rsidR="007869F6" w:rsidRDefault="001C4505" w:rsidP="007869F6">
      <w:pPr>
        <w:pStyle w:val="Akapitzlist"/>
        <w:numPr>
          <w:ilvl w:val="0"/>
          <w:numId w:val="16"/>
        </w:numPr>
        <w:rPr>
          <w:noProof/>
        </w:rPr>
      </w:pPr>
      <w:r>
        <w:rPr>
          <w:noProof/>
        </w:rPr>
        <w:t xml:space="preserve">TABLE1 -&gt; Properties, a następnie </w:t>
      </w:r>
      <w:r>
        <w:rPr>
          <w:noProof/>
        </w:rPr>
        <w:drawing>
          <wp:inline distT="0" distB="0" distL="0" distR="0" wp14:anchorId="445DEA3C" wp14:editId="1ACFF9C0">
            <wp:extent cx="5086350" cy="3552371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693" cy="355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0735D" w14:textId="0C65594F" w:rsidR="007869F6" w:rsidRDefault="007869F6" w:rsidP="007869F6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-------------------------------------------------------------------------------------------------------------------------------------</w:t>
      </w:r>
    </w:p>
    <w:p w14:paraId="24498620" w14:textId="77777777" w:rsidR="007869F6" w:rsidRDefault="007869F6" w:rsidP="007869F6">
      <w:pPr>
        <w:rPr>
          <w:b/>
          <w:bCs/>
          <w:noProof/>
        </w:rPr>
      </w:pPr>
      <w:r>
        <w:rPr>
          <w:b/>
          <w:bCs/>
          <w:noProof/>
        </w:rPr>
        <w:lastRenderedPageBreak/>
        <w:t>Kontynuacja wykresów</w:t>
      </w:r>
    </w:p>
    <w:p w14:paraId="2404D1AE" w14:textId="77777777" w:rsidR="007869F6" w:rsidRPr="007869F6" w:rsidRDefault="007869F6" w:rsidP="007869F6">
      <w:pPr>
        <w:pStyle w:val="Akapitzlist"/>
        <w:numPr>
          <w:ilvl w:val="0"/>
          <w:numId w:val="17"/>
        </w:numPr>
        <w:rPr>
          <w:b/>
          <w:bCs/>
          <w:noProof/>
        </w:rPr>
      </w:pPr>
      <w:r>
        <w:rPr>
          <w:noProof/>
        </w:rPr>
        <w:t xml:space="preserve">Dodałem funkcję rysowania wykresu zawierającego dane z dwóch czujników. </w:t>
      </w:r>
    </w:p>
    <w:p w14:paraId="01B2D636" w14:textId="77777777" w:rsidR="007869F6" w:rsidRPr="007869F6" w:rsidRDefault="007869F6" w:rsidP="007869F6">
      <w:pPr>
        <w:pStyle w:val="Akapitzlist"/>
        <w:rPr>
          <w:b/>
          <w:bCs/>
          <w:noProof/>
        </w:rPr>
      </w:pPr>
    </w:p>
    <w:p w14:paraId="73F5BE70" w14:textId="77777777" w:rsidR="004632F7" w:rsidRDefault="007869F6" w:rsidP="007869F6">
      <w:pPr>
        <w:pStyle w:val="Akapitzlist"/>
        <w:rPr>
          <w:noProof/>
        </w:rPr>
      </w:pPr>
      <w:r>
        <w:rPr>
          <w:noProof/>
        </w:rPr>
        <w:t xml:space="preserve">Efekt: </w:t>
      </w:r>
    </w:p>
    <w:p w14:paraId="271FF01D" w14:textId="672AE73B" w:rsidR="007869F6" w:rsidRPr="007869F6" w:rsidRDefault="007869F6" w:rsidP="007869F6">
      <w:pPr>
        <w:pStyle w:val="Akapitzlist"/>
        <w:rPr>
          <w:b/>
          <w:bCs/>
          <w:noProof/>
        </w:rPr>
      </w:pPr>
      <w:r w:rsidRPr="007869F6">
        <w:rPr>
          <w:noProof/>
        </w:rPr>
        <w:drawing>
          <wp:inline distT="0" distB="0" distL="0" distR="0" wp14:anchorId="1A43D513" wp14:editId="725556C3">
            <wp:extent cx="4343902" cy="3276600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3728" cy="329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F607" w14:textId="77777777" w:rsidR="004632F7" w:rsidRDefault="007869F6" w:rsidP="007869F6">
      <w:pPr>
        <w:rPr>
          <w:noProof/>
        </w:rPr>
      </w:pPr>
      <w:r>
        <w:rPr>
          <w:noProof/>
        </w:rPr>
        <w:t xml:space="preserve">Kod: </w:t>
      </w:r>
    </w:p>
    <w:p w14:paraId="48FE5C34" w14:textId="79A646D9" w:rsidR="007869F6" w:rsidRDefault="007869F6" w:rsidP="007869F6">
      <w:pPr>
        <w:rPr>
          <w:noProof/>
        </w:rPr>
      </w:pPr>
      <w:r w:rsidRPr="007869F6">
        <w:rPr>
          <w:noProof/>
        </w:rPr>
        <w:drawing>
          <wp:inline distT="0" distB="0" distL="0" distR="0" wp14:anchorId="452CBD6D" wp14:editId="1905614D">
            <wp:extent cx="5648325" cy="3109318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52009" cy="311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6D1" w14:textId="0E6B39A2" w:rsidR="007869F6" w:rsidRDefault="007869F6" w:rsidP="007869F6">
      <w:pPr>
        <w:rPr>
          <w:noProof/>
        </w:rPr>
      </w:pPr>
      <w:r>
        <w:rPr>
          <w:noProof/>
        </w:rPr>
        <w:t>Jest to modyfikacja względem poprzedniej wersji, której zrzut ekranu widoczny jest wcześniej w raporcie.</w:t>
      </w:r>
    </w:p>
    <w:p w14:paraId="428EA549" w14:textId="0CAFB2F2" w:rsidR="007869F6" w:rsidRDefault="007869F6" w:rsidP="007869F6">
      <w:r>
        <w:rPr>
          <w:noProof/>
        </w:rPr>
        <w:t xml:space="preserve">Całość kodu dostępna jest na moim profilu na githubie pod adresem: </w:t>
      </w:r>
      <w:hyperlink r:id="rId74" w:history="1">
        <w:r>
          <w:rPr>
            <w:rStyle w:val="Hipercze"/>
          </w:rPr>
          <w:t>https://github.com/SebastianBuczek98/IEL_praktyka</w:t>
        </w:r>
      </w:hyperlink>
    </w:p>
    <w:p w14:paraId="4B70AE0D" w14:textId="3CD21525" w:rsidR="007869F6" w:rsidRDefault="007869F6" w:rsidP="007869F6"/>
    <w:p w14:paraId="6281FFE9" w14:textId="72C17C3E" w:rsidR="007869F6" w:rsidRPr="007869F6" w:rsidRDefault="007869F6" w:rsidP="007869F6">
      <w:pPr>
        <w:rPr>
          <w:noProof/>
        </w:rPr>
      </w:pPr>
    </w:p>
    <w:sectPr w:rsidR="007869F6" w:rsidRPr="007869F6" w:rsidSect="00EE1798">
      <w:footerReference w:type="default" r:id="rId75"/>
      <w:headerReference w:type="first" r:id="rId76"/>
      <w:footerReference w:type="first" r:id="rId77"/>
      <w:pgSz w:w="11906" w:h="16838"/>
      <w:pgMar w:top="1417" w:right="1417" w:bottom="1417" w:left="1417" w:header="708" w:footer="90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763331" w14:textId="77777777" w:rsidR="00144AA6" w:rsidRDefault="00144AA6" w:rsidP="000A64EC">
      <w:pPr>
        <w:spacing w:after="0" w:line="240" w:lineRule="auto"/>
      </w:pPr>
      <w:r>
        <w:separator/>
      </w:r>
    </w:p>
  </w:endnote>
  <w:endnote w:type="continuationSeparator" w:id="0">
    <w:p w14:paraId="150AC82C" w14:textId="77777777" w:rsidR="00144AA6" w:rsidRDefault="00144AA6" w:rsidP="000A6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75412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0D22F47F" w14:textId="77777777" w:rsidR="00E86D6B" w:rsidRPr="00D40690" w:rsidRDefault="00E86D6B" w:rsidP="00E86D6B">
            <w:pPr>
              <w:pStyle w:val="Stopka"/>
            </w:pPr>
            <w:r w:rsidRPr="00D40690">
              <w:t xml:space="preserve">Strona </w:t>
            </w:r>
            <w:r w:rsidRPr="00D40690">
              <w:fldChar w:fldCharType="begin"/>
            </w:r>
            <w:r w:rsidRPr="00D40690">
              <w:instrText>PAGE</w:instrText>
            </w:r>
            <w:r w:rsidRPr="00D40690">
              <w:fldChar w:fldCharType="separate"/>
            </w:r>
            <w:r>
              <w:t>1</w:t>
            </w:r>
            <w:r w:rsidRPr="00D40690">
              <w:fldChar w:fldCharType="end"/>
            </w:r>
            <w:r w:rsidRPr="00D40690">
              <w:t xml:space="preserve"> z </w:t>
            </w:r>
            <w:r w:rsidRPr="00D40690">
              <w:fldChar w:fldCharType="begin"/>
            </w:r>
            <w:r w:rsidRPr="00D40690">
              <w:instrText>NUMPAGES</w:instrText>
            </w:r>
            <w:r w:rsidRPr="00D40690">
              <w:fldChar w:fldCharType="separate"/>
            </w:r>
            <w:r>
              <w:t>28</w:t>
            </w:r>
            <w:r w:rsidRPr="00D40690">
              <w:fldChar w:fldCharType="end"/>
            </w:r>
          </w:p>
        </w:sdtContent>
      </w:sdt>
    </w:sdtContent>
  </w:sdt>
  <w:p w14:paraId="110A5547" w14:textId="77777777" w:rsidR="00E86D6B" w:rsidRPr="00D06D36" w:rsidRDefault="00E86D6B" w:rsidP="00E86D6B">
    <w:pPr>
      <w:pStyle w:val="LukStopka-adres"/>
      <w:rPr>
        <w:spacing w:val="2"/>
      </w:rPr>
    </w:pPr>
    <w:r>
      <w:rPr>
        <w:spacing w:val="2"/>
        <w:lang w:eastAsia="pl-PL"/>
      </w:rPr>
      <w:drawing>
        <wp:anchor distT="0" distB="0" distL="114300" distR="114300" simplePos="0" relativeHeight="251659264" behindDoc="1" locked="1" layoutInCell="1" allowOverlap="1" wp14:anchorId="54762D8E" wp14:editId="54BE733B">
          <wp:simplePos x="0" y="0"/>
          <wp:positionH relativeFrom="column">
            <wp:posOffset>4594627</wp:posOffset>
          </wp:positionH>
          <wp:positionV relativeFrom="page">
            <wp:posOffset>9846945</wp:posOffset>
          </wp:positionV>
          <wp:extent cx="1231200" cy="849600"/>
          <wp:effectExtent l="0" t="0" r="0" b="0"/>
          <wp:wrapNone/>
          <wp:docPr id="311" name="Obraz 3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az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1200" cy="84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pacing w:val="2"/>
      </w:rPr>
      <mc:AlternateContent>
        <mc:Choice Requires="wps">
          <w:drawing>
            <wp:anchor distT="0" distB="0" distL="114300" distR="114300" simplePos="0" relativeHeight="251660288" behindDoc="1" locked="1" layoutInCell="1" allowOverlap="1" wp14:anchorId="295785B0" wp14:editId="1DB06FF4">
              <wp:simplePos x="0" y="0"/>
              <wp:positionH relativeFrom="margin">
                <wp:align>left</wp:align>
              </wp:positionH>
              <wp:positionV relativeFrom="page">
                <wp:posOffset>9841230</wp:posOffset>
              </wp:positionV>
              <wp:extent cx="4554855" cy="431800"/>
              <wp:effectExtent l="0" t="0" r="0" b="0"/>
              <wp:wrapNone/>
              <wp:docPr id="217" name="Pole tekstow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4554855" cy="431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4D066A" w14:textId="77777777" w:rsidR="00E86D6B" w:rsidRDefault="00E86D6B" w:rsidP="00E86D6B">
                          <w:pPr>
                            <w:pStyle w:val="LukStopka-adres"/>
                          </w:pPr>
                          <w:r>
                            <w:t>Sieć Badawcza Łukasiewicz – Instytut Elektrotechniki</w:t>
                          </w:r>
                        </w:p>
                        <w:p w14:paraId="5DFBC4CE" w14:textId="77777777" w:rsidR="00E86D6B" w:rsidRDefault="00E86D6B" w:rsidP="00E86D6B">
                          <w:pPr>
                            <w:pStyle w:val="LukStopka-adres"/>
                          </w:pPr>
                          <w:r>
                            <w:t>04-703 Warszawa, ul. Mieczysława Pożaryskiego 28, Tel: +48 22 11 25 200,</w:t>
                          </w:r>
                        </w:p>
                        <w:p w14:paraId="1EBA0ACC" w14:textId="77777777" w:rsidR="00E86D6B" w:rsidRDefault="00E86D6B" w:rsidP="00E86D6B">
                          <w:pPr>
                            <w:pStyle w:val="LukStopka-adres"/>
                          </w:pPr>
                          <w:r>
                            <w:t>E-mail: iel@iel.pl | NIP: 525 000 76 84, REGON: 000037902</w:t>
                          </w:r>
                        </w:p>
                        <w:p w14:paraId="623D0687" w14:textId="77777777" w:rsidR="00E86D6B" w:rsidRPr="004F5805" w:rsidRDefault="00E86D6B" w:rsidP="00E86D6B">
                          <w:pPr>
                            <w:pStyle w:val="LukStopka-adres"/>
                            <w:rPr>
                              <w:lang w:val="de-DE"/>
                            </w:rPr>
                          </w:pPr>
                          <w:r>
                            <w:t>Sąd Rejonowy dla M.st. Warszawy w Warszawie, XIII Wydział Gospodarczy KRS nr 0000047884</w:t>
                          </w:r>
                          <w:r>
                            <w:softHyphen/>
                          </w:r>
                          <w:r>
                            <w:softHyphen/>
                          </w:r>
                          <w:r>
                            <w:softHyphen/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5785B0" id="_x0000_t202" coordsize="21600,21600" o:spt="202" path="m,l,21600r21600,l21600,xe">
              <v:stroke joinstyle="miter"/>
              <v:path gradientshapeok="t" o:connecttype="rect"/>
            </v:shapetype>
            <v:shape id="Pole tekstowe 2" o:spid="_x0000_s1026" type="#_x0000_t202" style="position:absolute;margin-left:0;margin-top:774.9pt;width:358.65pt;height:34pt;z-index:-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" filled="f" stroked="f">
              <o:lock v:ext="edit" aspectratio="t"/>
              <v:textbox style="mso-fit-shape-to-text:t" inset="0,0,0,0">
                <w:txbxContent>
                  <w:p w14:paraId="184D066A" w14:textId="77777777" w:rsidR="00E86D6B" w:rsidRDefault="00E86D6B" w:rsidP="00E86D6B">
                    <w:pPr>
                      <w:pStyle w:val="LukStopka-adres"/>
                    </w:pPr>
                    <w:r>
                      <w:t>Sieć Badawcza Łukasiewicz – Instytut Elektrotechniki</w:t>
                    </w:r>
                  </w:p>
                  <w:p w14:paraId="5DFBC4CE" w14:textId="77777777" w:rsidR="00E86D6B" w:rsidRDefault="00E86D6B" w:rsidP="00E86D6B">
                    <w:pPr>
                      <w:pStyle w:val="LukStopka-adres"/>
                    </w:pPr>
                    <w:r>
                      <w:t>04-703 Warszawa, ul. Mieczysława Pożaryskiego 28, Tel: +48 22 11 25 200,</w:t>
                    </w:r>
                  </w:p>
                  <w:p w14:paraId="1EBA0ACC" w14:textId="77777777" w:rsidR="00E86D6B" w:rsidRDefault="00E86D6B" w:rsidP="00E86D6B">
                    <w:pPr>
                      <w:pStyle w:val="LukStopka-adres"/>
                    </w:pPr>
                    <w:r>
                      <w:t>E-mail: iel@iel.pl | NIP: 525 000 76 84, REGON: 000037902</w:t>
                    </w:r>
                  </w:p>
                  <w:p w14:paraId="623D0687" w14:textId="77777777" w:rsidR="00E86D6B" w:rsidRPr="004F5805" w:rsidRDefault="00E86D6B" w:rsidP="00E86D6B">
                    <w:pPr>
                      <w:pStyle w:val="LukStopka-adres"/>
                      <w:rPr>
                        <w:lang w:val="de-DE"/>
                      </w:rPr>
                    </w:pPr>
                    <w:r>
                      <w:t>Sąd Rejonowy dla M.st. Warszawy w Warszawie, XIII Wydział Gospodarczy KRS nr 0000047884</w:t>
                    </w:r>
                    <w:r>
                      <w:softHyphen/>
                    </w:r>
                    <w:r>
                      <w:softHyphen/>
                    </w:r>
                    <w:r>
                      <w:softHyphen/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  <w:r>
      <w:rPr>
        <w:spacing w:val="2"/>
      </w:rPr>
      <w:softHyphen/>
    </w:r>
    <w:r>
      <w:rPr>
        <w:spacing w:val="2"/>
      </w:rPr>
      <w:softHyphen/>
    </w:r>
  </w:p>
  <w:p w14:paraId="32C4F75F" w14:textId="77777777" w:rsidR="008E6606" w:rsidRDefault="008E660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3173386"/>
      <w:docPartObj>
        <w:docPartGallery w:val="Page Numbers (Bottom of Page)"/>
        <w:docPartUnique/>
      </w:docPartObj>
    </w:sdtPr>
    <w:sdtEndPr/>
    <w:sdtContent>
      <w:sdt>
        <w:sdtPr>
          <w:id w:val="-2136245856"/>
          <w:docPartObj>
            <w:docPartGallery w:val="Page Numbers (Top of Page)"/>
            <w:docPartUnique/>
          </w:docPartObj>
        </w:sdtPr>
        <w:sdtEndPr/>
        <w:sdtContent>
          <w:p w14:paraId="6000EB4C" w14:textId="77777777" w:rsidR="00EE1798" w:rsidRPr="00D40690" w:rsidRDefault="00EE1798" w:rsidP="00EE1798">
            <w:pPr>
              <w:pStyle w:val="Stopka"/>
            </w:pPr>
            <w:r w:rsidRPr="00D40690">
              <w:t xml:space="preserve">Strona </w:t>
            </w:r>
            <w:r w:rsidRPr="00D40690">
              <w:fldChar w:fldCharType="begin"/>
            </w:r>
            <w:r w:rsidRPr="00D40690">
              <w:instrText>PAGE</w:instrText>
            </w:r>
            <w:r w:rsidRPr="00D40690">
              <w:fldChar w:fldCharType="separate"/>
            </w:r>
            <w:r>
              <w:t>2</w:t>
            </w:r>
            <w:r w:rsidRPr="00D40690">
              <w:fldChar w:fldCharType="end"/>
            </w:r>
            <w:r w:rsidRPr="00D40690">
              <w:t xml:space="preserve"> z </w:t>
            </w:r>
            <w:r w:rsidRPr="00D40690">
              <w:fldChar w:fldCharType="begin"/>
            </w:r>
            <w:r w:rsidRPr="00D40690">
              <w:instrText>NUMPAGES</w:instrText>
            </w:r>
            <w:r w:rsidRPr="00D40690">
              <w:fldChar w:fldCharType="separate"/>
            </w:r>
            <w:r>
              <w:t>29</w:t>
            </w:r>
            <w:r w:rsidRPr="00D40690">
              <w:fldChar w:fldCharType="end"/>
            </w:r>
          </w:p>
        </w:sdtContent>
      </w:sdt>
    </w:sdtContent>
  </w:sdt>
  <w:p w14:paraId="1E4F9E79" w14:textId="77777777" w:rsidR="00EE1798" w:rsidRPr="00D06D36" w:rsidRDefault="00EE1798" w:rsidP="00EE1798">
    <w:pPr>
      <w:pStyle w:val="LukStopka-adres"/>
      <w:rPr>
        <w:spacing w:val="2"/>
      </w:rPr>
    </w:pPr>
    <w:r>
      <w:rPr>
        <w:spacing w:val="2"/>
        <w:lang w:eastAsia="pl-PL"/>
      </w:rPr>
      <w:drawing>
        <wp:anchor distT="0" distB="0" distL="114300" distR="114300" simplePos="0" relativeHeight="251664384" behindDoc="1" locked="1" layoutInCell="1" allowOverlap="1" wp14:anchorId="03117538" wp14:editId="4FCA9752">
          <wp:simplePos x="0" y="0"/>
          <wp:positionH relativeFrom="column">
            <wp:posOffset>4594627</wp:posOffset>
          </wp:positionH>
          <wp:positionV relativeFrom="page">
            <wp:posOffset>9846945</wp:posOffset>
          </wp:positionV>
          <wp:extent cx="1231200" cy="849600"/>
          <wp:effectExtent l="0" t="0" r="0" b="0"/>
          <wp:wrapNone/>
          <wp:docPr id="314" name="Obraz 3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az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31200" cy="84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pacing w:val="2"/>
      </w:rPr>
      <mc:AlternateContent>
        <mc:Choice Requires="wps">
          <w:drawing>
            <wp:anchor distT="0" distB="0" distL="114300" distR="114300" simplePos="0" relativeHeight="251665408" behindDoc="1" locked="1" layoutInCell="1" allowOverlap="1" wp14:anchorId="2A1C048D" wp14:editId="0FE764F3">
              <wp:simplePos x="0" y="0"/>
              <wp:positionH relativeFrom="margin">
                <wp:align>left</wp:align>
              </wp:positionH>
              <wp:positionV relativeFrom="page">
                <wp:posOffset>9841230</wp:posOffset>
              </wp:positionV>
              <wp:extent cx="4554855" cy="431800"/>
              <wp:effectExtent l="0" t="0" r="0" b="0"/>
              <wp:wrapNone/>
              <wp:docPr id="313" name="Pole tekstow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4554855" cy="431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CDAFD1" w14:textId="77777777" w:rsidR="00EE1798" w:rsidRDefault="00EE1798" w:rsidP="00EE1798">
                          <w:pPr>
                            <w:pStyle w:val="LukStopka-adres"/>
                          </w:pPr>
                          <w:r>
                            <w:t>Sieć Badawcza Łukasiewicz – Instytut Elektrotechniki</w:t>
                          </w:r>
                        </w:p>
                        <w:p w14:paraId="18DEA105" w14:textId="77777777" w:rsidR="00EE1798" w:rsidRDefault="00EE1798" w:rsidP="00EE1798">
                          <w:pPr>
                            <w:pStyle w:val="LukStopka-adres"/>
                          </w:pPr>
                          <w:r>
                            <w:t>04-703 Warszawa, ul. Mieczysława Pożaryskiego 28, Tel: +48 22 11 25 200,</w:t>
                          </w:r>
                        </w:p>
                        <w:p w14:paraId="2FD40A38" w14:textId="77777777" w:rsidR="00EE1798" w:rsidRDefault="00EE1798" w:rsidP="00EE1798">
                          <w:pPr>
                            <w:pStyle w:val="LukStopka-adres"/>
                          </w:pPr>
                          <w:r>
                            <w:t>E-mail: iel@iel.pl | NIP: 525 000 76 84, REGON: 000037902</w:t>
                          </w:r>
                        </w:p>
                        <w:p w14:paraId="7498D22B" w14:textId="77777777" w:rsidR="00EE1798" w:rsidRPr="004F5805" w:rsidRDefault="00EE1798" w:rsidP="00EE1798">
                          <w:pPr>
                            <w:pStyle w:val="LukStopka-adres"/>
                            <w:rPr>
                              <w:lang w:val="de-DE"/>
                            </w:rPr>
                          </w:pPr>
                          <w:r>
                            <w:t>Sąd Rejonowy dla M.st. Warszawy w Warszawie, XIII Wydział Gospodarczy KRS nr 0000047884</w:t>
                          </w:r>
                          <w:r>
                            <w:softHyphen/>
                          </w:r>
                          <w:r>
                            <w:softHyphen/>
                          </w:r>
                          <w:r>
                            <w:softHyphen/>
                          </w:r>
                        </w:p>
                      </w:txbxContent>
                    </wps:txbx>
                    <wps:bodyPr rot="0" vert="horz" wrap="square" lIns="0" tIns="0" rIns="0" bIns="0" anchor="b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1C048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0;margin-top:774.9pt;width:358.65pt;height:34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" filled="f" stroked="f">
              <o:lock v:ext="edit" aspectratio="t"/>
              <v:textbox style="mso-fit-shape-to-text:t" inset="0,0,0,0">
                <w:txbxContent>
                  <w:p w14:paraId="27CDAFD1" w14:textId="77777777" w:rsidR="00EE1798" w:rsidRDefault="00EE1798" w:rsidP="00EE1798">
                    <w:pPr>
                      <w:pStyle w:val="LukStopka-adres"/>
                    </w:pPr>
                    <w:r>
                      <w:t>Sieć Badawcza Łukasiewicz – Instytut Elektrotechniki</w:t>
                    </w:r>
                  </w:p>
                  <w:p w14:paraId="18DEA105" w14:textId="77777777" w:rsidR="00EE1798" w:rsidRDefault="00EE1798" w:rsidP="00EE1798">
                    <w:pPr>
                      <w:pStyle w:val="LukStopka-adres"/>
                    </w:pPr>
                    <w:r>
                      <w:t>04-703 Warszawa, ul. Mieczysława Pożaryskiego 28, Tel: +48 22 11 25 200,</w:t>
                    </w:r>
                  </w:p>
                  <w:p w14:paraId="2FD40A38" w14:textId="77777777" w:rsidR="00EE1798" w:rsidRDefault="00EE1798" w:rsidP="00EE1798">
                    <w:pPr>
                      <w:pStyle w:val="LukStopka-adres"/>
                    </w:pPr>
                    <w:r>
                      <w:t>E-mail: iel@iel.pl | NIP: 525 000 76 84, REGON: 000037902</w:t>
                    </w:r>
                  </w:p>
                  <w:p w14:paraId="7498D22B" w14:textId="77777777" w:rsidR="00EE1798" w:rsidRPr="004F5805" w:rsidRDefault="00EE1798" w:rsidP="00EE1798">
                    <w:pPr>
                      <w:pStyle w:val="LukStopka-adres"/>
                      <w:rPr>
                        <w:lang w:val="de-DE"/>
                      </w:rPr>
                    </w:pPr>
                    <w:r>
                      <w:t>Sąd Rejonowy dla M.st. Warszawy w Warszawie, XIII Wydział Gospodarczy KRS nr 0000047884</w:t>
                    </w:r>
                    <w:r>
                      <w:softHyphen/>
                    </w:r>
                    <w:r>
                      <w:softHyphen/>
                    </w:r>
                    <w:r>
                      <w:softHyphen/>
                    </w: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  <w:r>
      <w:rPr>
        <w:spacing w:val="2"/>
      </w:rPr>
      <w:softHyphen/>
    </w:r>
    <w:r>
      <w:rPr>
        <w:spacing w:val="2"/>
      </w:rPr>
      <w:softHyphen/>
    </w:r>
  </w:p>
  <w:p w14:paraId="6F7F55F4" w14:textId="77777777" w:rsidR="00EE1798" w:rsidRDefault="00EE1798" w:rsidP="00EE1798">
    <w:pPr>
      <w:pStyle w:val="Stopka"/>
    </w:pPr>
  </w:p>
  <w:p w14:paraId="299E367A" w14:textId="77777777" w:rsidR="00EE1798" w:rsidRDefault="00EE179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F2DB4E" w14:textId="77777777" w:rsidR="00144AA6" w:rsidRDefault="00144AA6" w:rsidP="000A64EC">
      <w:pPr>
        <w:spacing w:after="0" w:line="240" w:lineRule="auto"/>
      </w:pPr>
      <w:r>
        <w:separator/>
      </w:r>
    </w:p>
  </w:footnote>
  <w:footnote w:type="continuationSeparator" w:id="0">
    <w:p w14:paraId="379E0128" w14:textId="77777777" w:rsidR="00144AA6" w:rsidRDefault="00144AA6" w:rsidP="000A6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E2A46D" w14:textId="32BCF191" w:rsidR="00D24955" w:rsidRDefault="00D24955">
    <w:pPr>
      <w:pStyle w:val="Nagwek"/>
    </w:pPr>
    <w:r>
      <w:rPr>
        <w:noProof/>
        <w:lang w:eastAsia="pl-PL"/>
      </w:rPr>
      <w:drawing>
        <wp:anchor distT="0" distB="0" distL="114300" distR="114300" simplePos="0" relativeHeight="251662336" behindDoc="0" locked="1" layoutInCell="1" allowOverlap="1" wp14:anchorId="158C14DB" wp14:editId="13758997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1702435" cy="2295525"/>
          <wp:effectExtent l="0" t="0" r="0" b="9525"/>
          <wp:wrapNone/>
          <wp:docPr id="312" name="Obraz 312" descr="Obraz zawierający obiekt&#10;&#10;Opis wygenerowany automatyczn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ukasiewicz-Logo-Rozsz-Wor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2435" cy="2295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60886"/>
    <w:multiLevelType w:val="hybridMultilevel"/>
    <w:tmpl w:val="6A8E6A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2783B"/>
    <w:multiLevelType w:val="multilevel"/>
    <w:tmpl w:val="13F862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20" w:hanging="1440"/>
      </w:pPr>
      <w:rPr>
        <w:rFonts w:hint="default"/>
      </w:rPr>
    </w:lvl>
  </w:abstractNum>
  <w:abstractNum w:abstractNumId="2" w15:restartNumberingAfterBreak="0">
    <w:nsid w:val="0F223B9C"/>
    <w:multiLevelType w:val="multilevel"/>
    <w:tmpl w:val="A69096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3" w15:restartNumberingAfterBreak="0">
    <w:nsid w:val="241B5D4B"/>
    <w:multiLevelType w:val="hybridMultilevel"/>
    <w:tmpl w:val="F97A4BE4"/>
    <w:lvl w:ilvl="0" w:tplc="79007D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F8485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7C27A13"/>
    <w:multiLevelType w:val="hybridMultilevel"/>
    <w:tmpl w:val="1B0E606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FB66AE"/>
    <w:multiLevelType w:val="hybridMultilevel"/>
    <w:tmpl w:val="6060B1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47C74"/>
    <w:multiLevelType w:val="multilevel"/>
    <w:tmpl w:val="A1C6B39A"/>
    <w:lvl w:ilvl="0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0" w:hanging="1800"/>
      </w:pPr>
      <w:rPr>
        <w:rFonts w:hint="default"/>
      </w:rPr>
    </w:lvl>
  </w:abstractNum>
  <w:abstractNum w:abstractNumId="8" w15:restartNumberingAfterBreak="0">
    <w:nsid w:val="32471694"/>
    <w:multiLevelType w:val="hybridMultilevel"/>
    <w:tmpl w:val="59FEF0C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03185"/>
    <w:multiLevelType w:val="hybridMultilevel"/>
    <w:tmpl w:val="F93298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DF45A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7A654F0"/>
    <w:multiLevelType w:val="hybridMultilevel"/>
    <w:tmpl w:val="F7F61B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1D4B52"/>
    <w:multiLevelType w:val="hybridMultilevel"/>
    <w:tmpl w:val="7FD48E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F37F3C"/>
    <w:multiLevelType w:val="hybridMultilevel"/>
    <w:tmpl w:val="CC28D88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2A0B2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71362C3"/>
    <w:multiLevelType w:val="hybridMultilevel"/>
    <w:tmpl w:val="247E51F8"/>
    <w:lvl w:ilvl="0" w:tplc="35963A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7BF3806"/>
    <w:multiLevelType w:val="hybridMultilevel"/>
    <w:tmpl w:val="F1445B14"/>
    <w:lvl w:ilvl="0" w:tplc="055A888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15"/>
  </w:num>
  <w:num w:numId="5">
    <w:abstractNumId w:val="1"/>
  </w:num>
  <w:num w:numId="6">
    <w:abstractNumId w:val="13"/>
  </w:num>
  <w:num w:numId="7">
    <w:abstractNumId w:val="16"/>
  </w:num>
  <w:num w:numId="8">
    <w:abstractNumId w:val="5"/>
  </w:num>
  <w:num w:numId="9">
    <w:abstractNumId w:val="3"/>
  </w:num>
  <w:num w:numId="10">
    <w:abstractNumId w:val="10"/>
  </w:num>
  <w:num w:numId="11">
    <w:abstractNumId w:val="14"/>
  </w:num>
  <w:num w:numId="12">
    <w:abstractNumId w:val="4"/>
  </w:num>
  <w:num w:numId="13">
    <w:abstractNumId w:val="6"/>
  </w:num>
  <w:num w:numId="14">
    <w:abstractNumId w:val="11"/>
  </w:num>
  <w:num w:numId="15">
    <w:abstractNumId w:val="0"/>
  </w:num>
  <w:num w:numId="16">
    <w:abstractNumId w:val="8"/>
  </w:num>
  <w:num w:numId="1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riusz Świerczyński">
    <w15:presenceInfo w15:providerId="AD" w15:userId="S::dariusz.swierczynski@iel.lukasiewicz.gov.pl::3eeaa2f8-8c67-4a29-8937-7210db3be97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trackRevisions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666"/>
    <w:rsid w:val="000548BB"/>
    <w:rsid w:val="000A64EC"/>
    <w:rsid w:val="000B479A"/>
    <w:rsid w:val="00144AA6"/>
    <w:rsid w:val="001557C6"/>
    <w:rsid w:val="00192F37"/>
    <w:rsid w:val="001C4505"/>
    <w:rsid w:val="00201109"/>
    <w:rsid w:val="002075C7"/>
    <w:rsid w:val="00221E0D"/>
    <w:rsid w:val="00235380"/>
    <w:rsid w:val="00250898"/>
    <w:rsid w:val="00266C6A"/>
    <w:rsid w:val="00296DDA"/>
    <w:rsid w:val="002D3510"/>
    <w:rsid w:val="002E0DE7"/>
    <w:rsid w:val="00303965"/>
    <w:rsid w:val="00347ACA"/>
    <w:rsid w:val="00375CCD"/>
    <w:rsid w:val="0039095C"/>
    <w:rsid w:val="00412859"/>
    <w:rsid w:val="004632F7"/>
    <w:rsid w:val="004B56B4"/>
    <w:rsid w:val="004E361A"/>
    <w:rsid w:val="00536B53"/>
    <w:rsid w:val="00596548"/>
    <w:rsid w:val="005C6ED6"/>
    <w:rsid w:val="005C7452"/>
    <w:rsid w:val="005D4CCF"/>
    <w:rsid w:val="00657968"/>
    <w:rsid w:val="006729E1"/>
    <w:rsid w:val="0068288B"/>
    <w:rsid w:val="006A0C7F"/>
    <w:rsid w:val="006A337C"/>
    <w:rsid w:val="006B744E"/>
    <w:rsid w:val="006C0D78"/>
    <w:rsid w:val="006E6966"/>
    <w:rsid w:val="00713CD9"/>
    <w:rsid w:val="007655AE"/>
    <w:rsid w:val="007869F6"/>
    <w:rsid w:val="007C0666"/>
    <w:rsid w:val="007C34D2"/>
    <w:rsid w:val="007E6DE0"/>
    <w:rsid w:val="00841F6E"/>
    <w:rsid w:val="008B0497"/>
    <w:rsid w:val="008C3F25"/>
    <w:rsid w:val="008E6606"/>
    <w:rsid w:val="008E7621"/>
    <w:rsid w:val="00910B39"/>
    <w:rsid w:val="00944F8F"/>
    <w:rsid w:val="009807BB"/>
    <w:rsid w:val="00987804"/>
    <w:rsid w:val="009E44EC"/>
    <w:rsid w:val="00A412CE"/>
    <w:rsid w:val="00A46FEB"/>
    <w:rsid w:val="00AB26A3"/>
    <w:rsid w:val="00AB58DD"/>
    <w:rsid w:val="00AB6E69"/>
    <w:rsid w:val="00AC628C"/>
    <w:rsid w:val="00AD0A84"/>
    <w:rsid w:val="00AE5A7D"/>
    <w:rsid w:val="00AE6258"/>
    <w:rsid w:val="00B3672E"/>
    <w:rsid w:val="00B523C2"/>
    <w:rsid w:val="00B57A1C"/>
    <w:rsid w:val="00B67BC0"/>
    <w:rsid w:val="00BC1640"/>
    <w:rsid w:val="00BD0779"/>
    <w:rsid w:val="00BE7E71"/>
    <w:rsid w:val="00BF7975"/>
    <w:rsid w:val="00C140A8"/>
    <w:rsid w:val="00C235EA"/>
    <w:rsid w:val="00C37B98"/>
    <w:rsid w:val="00C93BEE"/>
    <w:rsid w:val="00CA5F01"/>
    <w:rsid w:val="00CA688E"/>
    <w:rsid w:val="00CC220E"/>
    <w:rsid w:val="00CE7FDD"/>
    <w:rsid w:val="00D0197C"/>
    <w:rsid w:val="00D24955"/>
    <w:rsid w:val="00D54A72"/>
    <w:rsid w:val="00D61592"/>
    <w:rsid w:val="00D6463E"/>
    <w:rsid w:val="00D828BF"/>
    <w:rsid w:val="00DB4BAA"/>
    <w:rsid w:val="00E24DA3"/>
    <w:rsid w:val="00E5212D"/>
    <w:rsid w:val="00E56D31"/>
    <w:rsid w:val="00E86D6B"/>
    <w:rsid w:val="00ED2FF7"/>
    <w:rsid w:val="00EE103F"/>
    <w:rsid w:val="00EE1798"/>
    <w:rsid w:val="00EF1613"/>
    <w:rsid w:val="00F04EC2"/>
    <w:rsid w:val="00F06D61"/>
    <w:rsid w:val="00F9571E"/>
    <w:rsid w:val="00FF0A4D"/>
    <w:rsid w:val="00FF0F53"/>
    <w:rsid w:val="00FF7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0749E6B"/>
  <w15:chartTrackingRefBased/>
  <w15:docId w15:val="{8757C18C-21A8-4FCA-82BC-B2D481ADF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C0666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7C0666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0A64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A64EC"/>
  </w:style>
  <w:style w:type="paragraph" w:styleId="Stopka">
    <w:name w:val="footer"/>
    <w:basedOn w:val="Normalny"/>
    <w:link w:val="StopkaZnak"/>
    <w:uiPriority w:val="99"/>
    <w:unhideWhenUsed/>
    <w:rsid w:val="000A64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A64EC"/>
  </w:style>
  <w:style w:type="character" w:customStyle="1" w:styleId="style-scope">
    <w:name w:val="style-scope"/>
    <w:basedOn w:val="Domylnaczcionkaakapitu"/>
    <w:rsid w:val="002E0DE7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CA6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CA688E"/>
    <w:rPr>
      <w:rFonts w:ascii="Courier New" w:eastAsia="Times New Roman" w:hAnsi="Courier New" w:cs="Courier New"/>
      <w:sz w:val="20"/>
      <w:szCs w:val="20"/>
      <w:lang w:eastAsia="pl-PL"/>
    </w:rPr>
  </w:style>
  <w:style w:type="paragraph" w:customStyle="1" w:styleId="LukStopka-adres">
    <w:name w:val="Luk_Stopka-adres"/>
    <w:basedOn w:val="Normalny"/>
    <w:qFormat/>
    <w:rsid w:val="00E86D6B"/>
    <w:pPr>
      <w:spacing w:after="0" w:line="170" w:lineRule="exact"/>
    </w:pPr>
    <w:rPr>
      <w:noProof/>
      <w:color w:val="44546A" w:themeColor="text2"/>
      <w:spacing w:val="4"/>
      <w:sz w:val="14"/>
      <w:szCs w:val="14"/>
    </w:rPr>
  </w:style>
  <w:style w:type="paragraph" w:customStyle="1" w:styleId="LukSzanownaPani">
    <w:name w:val="Luk_Szanowna Pani"/>
    <w:basedOn w:val="Normalny"/>
    <w:autoRedefine/>
    <w:qFormat/>
    <w:rsid w:val="00D54A72"/>
    <w:pPr>
      <w:spacing w:before="540" w:after="0" w:line="280" w:lineRule="exact"/>
      <w:ind w:left="4026"/>
      <w:jc w:val="both"/>
    </w:pPr>
    <w:rPr>
      <w:rFonts w:ascii="Verdana" w:hAnsi="Verdana" w:cs="Verdana"/>
      <w:sz w:val="20"/>
      <w:szCs w:val="20"/>
    </w:rPr>
  </w:style>
  <w:style w:type="paragraph" w:customStyle="1" w:styleId="LukImiiNazwwisko">
    <w:name w:val="Luk_Imię i Nazwwisko"/>
    <w:basedOn w:val="LucInstytut"/>
    <w:qFormat/>
    <w:rsid w:val="00D54A72"/>
    <w:rPr>
      <w:b/>
    </w:rPr>
  </w:style>
  <w:style w:type="paragraph" w:customStyle="1" w:styleId="LukNagloweklistu">
    <w:name w:val="Luk_Naglowek_listu"/>
    <w:basedOn w:val="LucInstytut"/>
    <w:autoRedefine/>
    <w:qFormat/>
    <w:rsid w:val="00D54A72"/>
    <w:pPr>
      <w:spacing w:before="560" w:after="560"/>
      <w:ind w:left="0"/>
    </w:pPr>
    <w:rPr>
      <w:b/>
    </w:rPr>
  </w:style>
  <w:style w:type="paragraph" w:customStyle="1" w:styleId="LucInstytut">
    <w:name w:val="Luc_Instytut"/>
    <w:basedOn w:val="LukSzanownaPani"/>
    <w:qFormat/>
    <w:rsid w:val="00D54A72"/>
    <w:pPr>
      <w:spacing w:before="0"/>
    </w:pPr>
  </w:style>
  <w:style w:type="table" w:styleId="Tabela-Siatka">
    <w:name w:val="Table Grid"/>
    <w:basedOn w:val="Standardowy"/>
    <w:uiPriority w:val="39"/>
    <w:rsid w:val="00D54A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ucZwyrazami">
    <w:name w:val="Luc_Z_wyrazami"/>
    <w:basedOn w:val="Normalny"/>
    <w:autoRedefine/>
    <w:qFormat/>
    <w:rsid w:val="00D54A72"/>
    <w:pPr>
      <w:spacing w:before="1360" w:after="840" w:line="280" w:lineRule="exact"/>
    </w:pPr>
    <w:rPr>
      <w:color w:val="FFFFFF" w:themeColor="background1"/>
      <w:spacing w:val="4"/>
      <w:sz w:val="20"/>
    </w:rPr>
  </w:style>
  <w:style w:type="paragraph" w:styleId="Bezodstpw">
    <w:name w:val="No Spacing"/>
    <w:aliases w:val="Luc_Bez odstępów"/>
    <w:basedOn w:val="Normalny"/>
    <w:autoRedefine/>
    <w:uiPriority w:val="1"/>
    <w:qFormat/>
    <w:rsid w:val="00D54A72"/>
    <w:pPr>
      <w:spacing w:after="0" w:line="280" w:lineRule="exact"/>
    </w:pPr>
    <w:rPr>
      <w:color w:val="FFFFFF" w:themeColor="background1"/>
      <w:spacing w:val="4"/>
      <w:sz w:val="20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12859"/>
    <w:rPr>
      <w:color w:val="605E5C"/>
      <w:shd w:val="clear" w:color="auto" w:fill="E1DFDD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909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9095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4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s://www.enterprisedb.com/downloads/postgres-postgresql-download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nsis.sourceforge.io/Download" TargetMode="External"/><Relationship Id="rId40" Type="http://schemas.openxmlformats.org/officeDocument/2006/relationships/image" Target="media/image28.png"/><Relationship Id="rId45" Type="http://schemas.openxmlformats.org/officeDocument/2006/relationships/hyperlink" Target="https://www.projectinabox.org.uk/registration/" TargetMode="External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yperlink" Target="https://github.com/SebastianBuczek98/IEL_praktyka" TargetMode="External"/><Relationship Id="rId79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www.python.org/downloads/release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footer" Target="footer2.xml"/><Relationship Id="rId8" Type="http://schemas.openxmlformats.org/officeDocument/2006/relationships/hyperlink" Target="https://www.postgresql.org/download/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pgadmin.org/download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9626F-805E-4D1C-9467-8AA5CD108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28</Pages>
  <Words>1263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Buczek</dc:creator>
  <cp:keywords/>
  <dc:description/>
  <cp:lastModifiedBy>Dariusz Świerczyński</cp:lastModifiedBy>
  <cp:revision>68</cp:revision>
  <cp:lastPrinted>2020-08-13T10:27:00Z</cp:lastPrinted>
  <dcterms:created xsi:type="dcterms:W3CDTF">2020-08-12T07:55:00Z</dcterms:created>
  <dcterms:modified xsi:type="dcterms:W3CDTF">2020-09-18T11:51:00Z</dcterms:modified>
</cp:coreProperties>
</file>